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1FFFE" w14:textId="379B1FD8" w:rsidR="00D66C37" w:rsidRDefault="00D66C37" w:rsidP="008F5E46">
      <w:pPr>
        <w:spacing w:line="360" w:lineRule="auto"/>
        <w:jc w:val="right"/>
        <w:rPr>
          <w:rFonts w:asciiTheme="majorHAnsi" w:hAnsiTheme="majorHAnsi"/>
          <w:sz w:val="36"/>
          <w:szCs w:val="36"/>
        </w:rPr>
      </w:pPr>
      <w:bookmarkStart w:id="0" w:name="_GoBack"/>
      <w:bookmarkEnd w:id="0"/>
      <w:r>
        <w:rPr>
          <w:rFonts w:asciiTheme="majorHAnsi" w:hAnsiTheme="majorHAnsi"/>
          <w:sz w:val="36"/>
          <w:szCs w:val="36"/>
        </w:rPr>
        <w:t>Part X</w:t>
      </w:r>
    </w:p>
    <w:p w14:paraId="18F28909" w14:textId="6330CBF3" w:rsidR="00E0114F" w:rsidRPr="00E14913" w:rsidRDefault="00E0114F" w:rsidP="008F5E46">
      <w:pPr>
        <w:spacing w:line="360" w:lineRule="auto"/>
        <w:jc w:val="right"/>
        <w:rPr>
          <w:rFonts w:asciiTheme="majorHAnsi" w:hAnsiTheme="majorHAnsi"/>
          <w:sz w:val="36"/>
          <w:szCs w:val="36"/>
        </w:rPr>
      </w:pPr>
      <w:r w:rsidRPr="00E14913">
        <w:rPr>
          <w:rFonts w:asciiTheme="majorHAnsi" w:hAnsiTheme="majorHAnsi"/>
          <w:sz w:val="36"/>
          <w:szCs w:val="36"/>
        </w:rPr>
        <w:t>Literature review</w:t>
      </w:r>
    </w:p>
    <w:p w14:paraId="6955CE41" w14:textId="77777777" w:rsidR="002B147A" w:rsidRDefault="002B147A" w:rsidP="002B147A">
      <w:pPr>
        <w:spacing w:line="360" w:lineRule="auto"/>
        <w:jc w:val="both"/>
      </w:pPr>
    </w:p>
    <w:p w14:paraId="7DF68B80" w14:textId="77777777" w:rsidR="00D66C37" w:rsidRDefault="00D66C37" w:rsidP="002B147A">
      <w:pPr>
        <w:spacing w:line="360" w:lineRule="auto"/>
        <w:jc w:val="both"/>
      </w:pPr>
    </w:p>
    <w:p w14:paraId="2EF9E762" w14:textId="17875EE2" w:rsidR="00DA2CF6" w:rsidRDefault="00DA2CF6" w:rsidP="00DA2CF6">
      <w:pPr>
        <w:spacing w:line="360" w:lineRule="auto"/>
        <w:jc w:val="both"/>
        <w:rPr>
          <w:ins w:id="1" w:author="Theoni Reid" w:date="2015-07-12T10:12:00Z"/>
        </w:rPr>
      </w:pPr>
      <w:r w:rsidRPr="009858BC">
        <w:t xml:space="preserve">In </w:t>
      </w:r>
      <w:r>
        <w:t xml:space="preserve">this section, an extended literature review is presented which is conducted in the individual </w:t>
      </w:r>
      <w:ins w:id="2" w:author="Theoni Reid" w:date="2015-07-12T10:01:00Z">
        <w:r w:rsidR="00272F40">
          <w:t>sections</w:t>
        </w:r>
      </w:ins>
      <w:r>
        <w:t xml:space="preserve"> of the dissertation.  Most of the sources are conference papers and journal articles </w:t>
      </w:r>
      <w:ins w:id="3" w:author="Theoni Reid" w:date="2015-07-12T10:02:00Z">
        <w:r w:rsidR="00272F40">
          <w:t>on the basis that</w:t>
        </w:r>
      </w:ins>
      <w:r>
        <w:t xml:space="preserve"> they</w:t>
      </w:r>
      <w:ins w:id="4" w:author="Theoni Reid" w:date="2015-07-12T10:04:00Z">
        <w:r w:rsidR="00272F40">
          <w:t xml:space="preserve"> are published</w:t>
        </w:r>
      </w:ins>
      <w:ins w:id="5" w:author="Theoni Reid" w:date="2015-07-12T10:05:00Z">
        <w:r w:rsidR="00272F40">
          <w:t xml:space="preserve"> </w:t>
        </w:r>
        <w:r w:rsidR="00272F40">
          <w:rPr>
            <w:lang w:val="en-US"/>
          </w:rPr>
          <w:t>recently and thus</w:t>
        </w:r>
      </w:ins>
      <w:r>
        <w:t xml:space="preserve"> are </w:t>
      </w:r>
      <w:ins w:id="6" w:author="Theoni Reid" w:date="2015-07-12T10:10:00Z">
        <w:r w:rsidR="00B3137B">
          <w:t xml:space="preserve">more </w:t>
        </w:r>
      </w:ins>
      <w:r>
        <w:t>up-to-date compared to books</w:t>
      </w:r>
      <w:ins w:id="7" w:author="Theoni Reid" w:date="2015-07-12T10:05:00Z">
        <w:r w:rsidR="00272F40">
          <w:t>.</w:t>
        </w:r>
      </w:ins>
      <w:ins w:id="8" w:author="Angelos Plastropoulos" w:date="2015-07-13T17:35:00Z">
        <w:r w:rsidR="00FB166F">
          <w:t xml:space="preserve"> </w:t>
        </w:r>
      </w:ins>
      <w:ins w:id="9" w:author="Theoni Reid" w:date="2015-07-12T10:05:00Z">
        <w:r w:rsidR="00272F40">
          <w:t xml:space="preserve"> </w:t>
        </w:r>
      </w:ins>
      <w:ins w:id="10" w:author="Theoni Reid" w:date="2015-07-12T10:02:00Z">
        <w:r w:rsidR="00272F40">
          <w:t>They</w:t>
        </w:r>
      </w:ins>
      <w:r>
        <w:t xml:space="preserve"> reflect the </w:t>
      </w:r>
      <w:ins w:id="11" w:author="Angelos Plastropoulos" w:date="2015-07-13T17:44:00Z">
        <w:r w:rsidR="00A4164D">
          <w:t>latest developments</w:t>
        </w:r>
      </w:ins>
      <w:r>
        <w:t xml:space="preserve"> in each discipline.  The vast majority of the sources are less than four years old (</w:t>
      </w:r>
      <w:ins w:id="12" w:author="Theoni Reid" w:date="2015-07-12T10:11:00Z">
        <w:r w:rsidR="00B3137B">
          <w:t xml:space="preserve">dating from </w:t>
        </w:r>
      </w:ins>
      <w:r>
        <w:t xml:space="preserve">2011 </w:t>
      </w:r>
      <w:ins w:id="13" w:author="Theoni Reid" w:date="2015-07-12T10:11:00Z">
        <w:r w:rsidR="00B3137B">
          <w:t>to</w:t>
        </w:r>
      </w:ins>
      <w:r>
        <w:t xml:space="preserve"> present).  </w:t>
      </w:r>
      <w:ins w:id="14" w:author="Theoni Reid" w:date="2015-07-12T10:06:00Z">
        <w:r w:rsidR="00272F40">
          <w:t>Thorough r</w:t>
        </w:r>
      </w:ins>
      <w:r>
        <w:t xml:space="preserve">esearch </w:t>
      </w:r>
      <w:ins w:id="15" w:author="Theoni Reid" w:date="2015-07-12T10:06:00Z">
        <w:r w:rsidR="00272F40">
          <w:t>is undertaken</w:t>
        </w:r>
      </w:ins>
      <w:r>
        <w:t xml:space="preserve"> for every major part of the dissertation in order to get a </w:t>
      </w:r>
      <w:ins w:id="16" w:author="Theoni Reid" w:date="2015-07-12T10:06:00Z">
        <w:r w:rsidR="00272F40">
          <w:t>rounded</w:t>
        </w:r>
      </w:ins>
      <w:r>
        <w:t xml:space="preserve"> view of the undergoing research and development that is being carried out.</w:t>
      </w:r>
    </w:p>
    <w:p w14:paraId="4CF11850" w14:textId="77777777" w:rsidR="009858BC" w:rsidRDefault="009858BC" w:rsidP="00F36EA2">
      <w:pPr>
        <w:spacing w:line="360" w:lineRule="auto"/>
      </w:pPr>
    </w:p>
    <w:p w14:paraId="3FDF8B7A" w14:textId="77777777" w:rsidR="00D66C37" w:rsidRDefault="00D66C37" w:rsidP="00F36EA2">
      <w:pPr>
        <w:spacing w:line="360" w:lineRule="auto"/>
      </w:pPr>
    </w:p>
    <w:p w14:paraId="721192BD" w14:textId="552182CD" w:rsidR="003F0FE4" w:rsidRPr="00E14913" w:rsidRDefault="00D66C37" w:rsidP="00D66C37">
      <w:pPr>
        <w:spacing w:line="360" w:lineRule="auto"/>
        <w:rPr>
          <w:rFonts w:asciiTheme="majorHAnsi" w:hAnsiTheme="majorHAnsi"/>
          <w:sz w:val="28"/>
          <w:szCs w:val="28"/>
        </w:rPr>
      </w:pPr>
      <w:r w:rsidRPr="00DB2F8C">
        <w:rPr>
          <w:rFonts w:asciiTheme="majorHAnsi" w:hAnsiTheme="majorHAnsi"/>
          <w:sz w:val="28"/>
          <w:szCs w:val="28"/>
        </w:rPr>
        <w:t xml:space="preserve">X.1 </w:t>
      </w:r>
      <w:r w:rsidR="003F0FE4" w:rsidRPr="00DB2F8C">
        <w:rPr>
          <w:rFonts w:asciiTheme="majorHAnsi" w:hAnsiTheme="majorHAnsi"/>
          <w:sz w:val="28"/>
          <w:szCs w:val="28"/>
        </w:rPr>
        <w:t>Radiation mapping</w:t>
      </w:r>
    </w:p>
    <w:p w14:paraId="17734D8A" w14:textId="77777777" w:rsidR="002C2105" w:rsidRDefault="002C2105" w:rsidP="00F36EA2">
      <w:pPr>
        <w:spacing w:line="360" w:lineRule="auto"/>
        <w:rPr>
          <w:rFonts w:asciiTheme="majorHAnsi" w:hAnsiTheme="majorHAnsi"/>
        </w:rPr>
      </w:pPr>
    </w:p>
    <w:p w14:paraId="6FD1384B" w14:textId="416BA6E0" w:rsidR="00484467" w:rsidRDefault="00DB2F8C" w:rsidP="00DB2F8C">
      <w:pPr>
        <w:spacing w:line="360" w:lineRule="auto"/>
        <w:jc w:val="both"/>
        <w:rPr>
          <w:ins w:id="17" w:author="Theoni Reid" w:date="2015-07-12T10:11:00Z"/>
          <w:rFonts w:asciiTheme="majorHAnsi" w:hAnsiTheme="majorHAnsi"/>
        </w:rPr>
      </w:pPr>
      <w:r w:rsidRPr="00DB2F8C">
        <w:rPr>
          <w:rFonts w:asciiTheme="majorHAnsi" w:hAnsiTheme="majorHAnsi"/>
        </w:rPr>
        <w:t>The</w:t>
      </w:r>
      <w:r>
        <w:rPr>
          <w:rFonts w:asciiTheme="majorHAnsi" w:hAnsiTheme="majorHAnsi"/>
        </w:rPr>
        <w:t xml:space="preserve"> radiation anomalies mapping procedure is</w:t>
      </w:r>
      <w:ins w:id="18" w:author="Theoni Reid" w:date="2015-07-12T10:18:00Z">
        <w:r w:rsidR="00CE35DE">
          <w:rPr>
            <w:rFonts w:asciiTheme="majorHAnsi" w:hAnsiTheme="majorHAnsi"/>
          </w:rPr>
          <w:t xml:space="preserve"> one</w:t>
        </w:r>
      </w:ins>
      <w:r>
        <w:rPr>
          <w:rFonts w:asciiTheme="majorHAnsi" w:hAnsiTheme="majorHAnsi"/>
        </w:rPr>
        <w:t xml:space="preserve"> of great importance since it can ensure the public safety in cases where disaster happened</w:t>
      </w:r>
      <w:r w:rsidR="00CA1F0C">
        <w:rPr>
          <w:rFonts w:asciiTheme="majorHAnsi" w:hAnsiTheme="majorHAnsi"/>
        </w:rPr>
        <w:t xml:space="preserve"> or</w:t>
      </w:r>
      <w:r>
        <w:rPr>
          <w:rFonts w:asciiTheme="majorHAnsi" w:hAnsiTheme="majorHAnsi"/>
        </w:rPr>
        <w:t xml:space="preserve"> in monitoring of nuclear power stations</w:t>
      </w:r>
      <w:r w:rsidR="0018703E">
        <w:rPr>
          <w:rFonts w:asciiTheme="majorHAnsi" w:hAnsiTheme="majorHAnsi"/>
        </w:rPr>
        <w:t>.</w:t>
      </w:r>
      <w:r w:rsidR="00546BED">
        <w:rPr>
          <w:rFonts w:asciiTheme="majorHAnsi" w:hAnsiTheme="majorHAnsi"/>
        </w:rPr>
        <w:t xml:space="preserve">  There are many examples that can show the importance</w:t>
      </w:r>
      <w:r w:rsidR="00CA1F0C">
        <w:rPr>
          <w:rFonts w:asciiTheme="majorHAnsi" w:hAnsiTheme="majorHAnsi"/>
        </w:rPr>
        <w:t xml:space="preserve"> of radiation mapping.  In March 2011 The </w:t>
      </w:r>
      <w:proofErr w:type="spellStart"/>
      <w:r w:rsidR="00CA1F0C">
        <w:rPr>
          <w:rFonts w:asciiTheme="majorHAnsi" w:hAnsiTheme="majorHAnsi"/>
        </w:rPr>
        <w:t>Fukishima</w:t>
      </w:r>
      <w:proofErr w:type="spellEnd"/>
      <w:r w:rsidR="00CA1F0C">
        <w:rPr>
          <w:rFonts w:asciiTheme="majorHAnsi" w:hAnsiTheme="majorHAnsi"/>
        </w:rPr>
        <w:t xml:space="preserve"> Daiichi nuclear power plant </w:t>
      </w:r>
      <w:r w:rsidR="00CA1F0C" w:rsidRPr="00CA1F0C">
        <w:rPr>
          <w:rFonts w:asciiTheme="majorHAnsi" w:hAnsiTheme="majorHAnsi"/>
        </w:rPr>
        <w:t>was severely stricken</w:t>
      </w:r>
      <w:r w:rsidR="00CA1F0C">
        <w:rPr>
          <w:rFonts w:asciiTheme="majorHAnsi" w:hAnsiTheme="majorHAnsi"/>
        </w:rPr>
        <w:t xml:space="preserve"> by a tsunami causing Units 1 – 4 </w:t>
      </w:r>
      <w:r w:rsidR="00CA1F0C" w:rsidRPr="00CA1F0C">
        <w:rPr>
          <w:rFonts w:asciiTheme="majorHAnsi" w:hAnsiTheme="majorHAnsi"/>
        </w:rPr>
        <w:t>to contami</w:t>
      </w:r>
      <w:r w:rsidR="00CA1F0C">
        <w:rPr>
          <w:rFonts w:asciiTheme="majorHAnsi" w:hAnsiTheme="majorHAnsi"/>
        </w:rPr>
        <w:t>nate the environment with signif</w:t>
      </w:r>
      <w:r w:rsidR="00CA1F0C" w:rsidRPr="00CA1F0C">
        <w:rPr>
          <w:rFonts w:asciiTheme="majorHAnsi" w:hAnsiTheme="majorHAnsi"/>
        </w:rPr>
        <w:t>icant atmospheric</w:t>
      </w:r>
      <w:r w:rsidR="00CA1F0C">
        <w:rPr>
          <w:rFonts w:asciiTheme="majorHAnsi" w:hAnsiTheme="majorHAnsi"/>
        </w:rPr>
        <w:t xml:space="preserve"> r</w:t>
      </w:r>
      <w:r w:rsidR="00CA1F0C" w:rsidRPr="00CA1F0C">
        <w:rPr>
          <w:rFonts w:asciiTheme="majorHAnsi" w:hAnsiTheme="majorHAnsi"/>
        </w:rPr>
        <w:t>elease of radioactive material</w:t>
      </w:r>
      <w:ins w:id="19" w:author="Angelos Plastropoulos" w:date="2015-07-13T17:47:00Z">
        <w:r w:rsidR="00A4164D">
          <w:rPr>
            <w:rFonts w:asciiTheme="majorHAnsi" w:hAnsiTheme="majorHAnsi"/>
          </w:rPr>
          <w:t xml:space="preserve"> </w:t>
        </w:r>
      </w:ins>
      <w:ins w:id="20" w:author="Angelos Plastropoulos" w:date="2015-07-13T17:51:00Z">
        <w:r w:rsidR="00A4164D" w:rsidRPr="00A4164D">
          <w:rPr>
            <w:rFonts w:asciiTheme="majorHAnsi" w:hAnsiTheme="majorHAnsi"/>
          </w:rPr>
          <w:t>(MEXT, 2015)</w:t>
        </w:r>
      </w:ins>
      <w:r w:rsidR="00CA1F0C" w:rsidRPr="00CA1F0C">
        <w:rPr>
          <w:rFonts w:asciiTheme="majorHAnsi" w:hAnsiTheme="majorHAnsi"/>
        </w:rPr>
        <w:t>.</w:t>
      </w:r>
      <w:r w:rsidR="00CA1F0C">
        <w:rPr>
          <w:rFonts w:asciiTheme="majorHAnsi" w:hAnsiTheme="majorHAnsi"/>
        </w:rPr>
        <w:t xml:space="preserve">  This case </w:t>
      </w:r>
      <w:r w:rsidR="00CA1F0C" w:rsidRPr="00CA1F0C">
        <w:rPr>
          <w:rFonts w:asciiTheme="majorHAnsi" w:hAnsiTheme="majorHAnsi"/>
        </w:rPr>
        <w:t>clearly illustrates the requirement for technology that allows rapid and accurate mapping of ground and plume radiation contamination.</w:t>
      </w:r>
      <w:r w:rsidR="00CA1F0C">
        <w:rPr>
          <w:rFonts w:asciiTheme="majorHAnsi" w:hAnsiTheme="majorHAnsi"/>
        </w:rPr>
        <w:t xml:space="preserve">  Moreover, in nuclear power plants there is a constant need for validation of safe operation.  This can be achieved by continuous routine surveys to identify contamination releases.  Finally, Radon mapping is also important because it can affect the public health as it accumulates i</w:t>
      </w:r>
      <w:r w:rsidR="00CA1F0C" w:rsidRPr="00CA1F0C">
        <w:rPr>
          <w:rFonts w:asciiTheme="majorHAnsi" w:hAnsiTheme="majorHAnsi"/>
        </w:rPr>
        <w:t>nside buildings and basements, greatly increasing the risk of lung cancer.</w:t>
      </w:r>
    </w:p>
    <w:p w14:paraId="5487542B" w14:textId="77777777" w:rsidR="00BC56E4" w:rsidRDefault="00BC56E4" w:rsidP="00DB2F8C">
      <w:pPr>
        <w:spacing w:line="360" w:lineRule="auto"/>
        <w:jc w:val="both"/>
        <w:rPr>
          <w:rFonts w:asciiTheme="majorHAnsi" w:hAnsiTheme="majorHAnsi"/>
        </w:rPr>
      </w:pPr>
    </w:p>
    <w:p w14:paraId="3D72749C" w14:textId="7204044A" w:rsidR="002C2105" w:rsidRPr="00DB2F8C" w:rsidRDefault="00DB2F8C" w:rsidP="00DB2F8C">
      <w:pPr>
        <w:spacing w:line="360" w:lineRule="auto"/>
        <w:jc w:val="both"/>
        <w:rPr>
          <w:rFonts w:asciiTheme="majorHAnsi" w:hAnsiTheme="majorHAnsi"/>
        </w:rPr>
      </w:pPr>
      <w:r>
        <w:rPr>
          <w:rFonts w:asciiTheme="majorHAnsi" w:hAnsiTheme="majorHAnsi"/>
        </w:rPr>
        <w:lastRenderedPageBreak/>
        <w:t xml:space="preserve">There are three methods of radiation mapping. Static ground based surveys, which performed by arrays of above ground in situ measuring stations or handheld devices.  </w:t>
      </w:r>
      <w:r w:rsidR="0069166E">
        <w:rPr>
          <w:rFonts w:asciiTheme="majorHAnsi" w:hAnsiTheme="majorHAnsi"/>
        </w:rPr>
        <w:t>I</w:t>
      </w:r>
      <w:r w:rsidR="0069166E" w:rsidRPr="0069166E">
        <w:rPr>
          <w:rFonts w:asciiTheme="majorHAnsi" w:hAnsiTheme="majorHAnsi"/>
        </w:rPr>
        <w:t>n situ ground level measurements improve spatial averaging at the cost of vertical profiling</w:t>
      </w:r>
      <w:r w:rsidR="0069166E">
        <w:rPr>
          <w:rFonts w:asciiTheme="majorHAnsi" w:hAnsiTheme="majorHAnsi"/>
        </w:rPr>
        <w:t xml:space="preserve">.  The handheld measurement devices produce </w:t>
      </w:r>
      <w:ins w:id="21" w:author="Theoni Reid" w:date="2015-07-12T10:13:00Z">
        <w:r w:rsidR="00CE35DE">
          <w:rPr>
            <w:rFonts w:asciiTheme="majorHAnsi" w:hAnsiTheme="majorHAnsi"/>
            <w:lang w:val="en-US"/>
          </w:rPr>
          <w:t xml:space="preserve">an </w:t>
        </w:r>
      </w:ins>
      <w:r w:rsidR="0069166E" w:rsidRPr="0069166E">
        <w:rPr>
          <w:rFonts w:asciiTheme="majorHAnsi" w:hAnsiTheme="majorHAnsi"/>
        </w:rPr>
        <w:t xml:space="preserve">accurate and sensitive representation of how radioisotope concentrations vary spatially or </w:t>
      </w:r>
      <w:ins w:id="22" w:author="Theoni Reid" w:date="2015-07-12T10:14:00Z">
        <w:r w:rsidR="00867329">
          <w:rPr>
            <w:rFonts w:asciiTheme="majorHAnsi" w:hAnsiTheme="majorHAnsi"/>
          </w:rPr>
          <w:t>depending</w:t>
        </w:r>
        <w:r w:rsidR="00CE35DE">
          <w:rPr>
            <w:rFonts w:asciiTheme="majorHAnsi" w:hAnsiTheme="majorHAnsi"/>
          </w:rPr>
          <w:t xml:space="preserve"> on </w:t>
        </w:r>
      </w:ins>
      <w:r w:rsidR="0069166E" w:rsidRPr="0069166E">
        <w:rPr>
          <w:rFonts w:asciiTheme="majorHAnsi" w:hAnsiTheme="majorHAnsi"/>
        </w:rPr>
        <w:t>depth</w:t>
      </w:r>
      <w:r w:rsidR="0069166E">
        <w:rPr>
          <w:rFonts w:asciiTheme="majorHAnsi" w:hAnsiTheme="majorHAnsi"/>
        </w:rPr>
        <w:t xml:space="preserve">. On the other hand, </w:t>
      </w:r>
      <w:ins w:id="23" w:author="Theoni Reid" w:date="2015-07-12T10:14:00Z">
        <w:r w:rsidR="00CE35DE">
          <w:rPr>
            <w:rFonts w:asciiTheme="majorHAnsi" w:hAnsiTheme="majorHAnsi"/>
          </w:rPr>
          <w:t>this method</w:t>
        </w:r>
      </w:ins>
      <w:r w:rsidR="0069166E">
        <w:rPr>
          <w:rFonts w:asciiTheme="majorHAnsi" w:hAnsiTheme="majorHAnsi"/>
        </w:rPr>
        <w:t xml:space="preserve"> is time consuming and captures a</w:t>
      </w:r>
      <w:r w:rsidR="0069166E" w:rsidRPr="0069166E">
        <w:rPr>
          <w:rFonts w:asciiTheme="majorHAnsi" w:hAnsiTheme="majorHAnsi"/>
        </w:rPr>
        <w:t xml:space="preserve"> limited snapshot of radionuclide distribution</w:t>
      </w:r>
      <w:r w:rsidR="0069166E">
        <w:rPr>
          <w:rFonts w:asciiTheme="majorHAnsi" w:hAnsiTheme="majorHAnsi"/>
        </w:rPr>
        <w:t xml:space="preserve"> </w:t>
      </w:r>
      <w:r w:rsidR="0069166E" w:rsidRPr="0069166E">
        <w:rPr>
          <w:rFonts w:asciiTheme="majorHAnsi" w:hAnsiTheme="majorHAnsi"/>
        </w:rPr>
        <w:t>(Sanderson et al., 1995)</w:t>
      </w:r>
      <w:r w:rsidR="0069166E">
        <w:rPr>
          <w:rFonts w:asciiTheme="majorHAnsi" w:hAnsiTheme="majorHAnsi"/>
        </w:rPr>
        <w:t xml:space="preserve">.  </w:t>
      </w:r>
      <w:r>
        <w:rPr>
          <w:rFonts w:asciiTheme="majorHAnsi" w:hAnsiTheme="majorHAnsi"/>
        </w:rPr>
        <w:t>Car-bo</w:t>
      </w:r>
      <w:r w:rsidR="007B65F5">
        <w:rPr>
          <w:rFonts w:asciiTheme="majorHAnsi" w:hAnsiTheme="majorHAnsi"/>
        </w:rPr>
        <w:t xml:space="preserve">rne radiation surveys conducted using vehicles equipped </w:t>
      </w:r>
      <w:r w:rsidR="007B65F5" w:rsidRPr="007B65F5">
        <w:rPr>
          <w:rFonts w:asciiTheme="majorHAnsi" w:hAnsiTheme="majorHAnsi"/>
        </w:rPr>
        <w:t xml:space="preserve">with detectors, </w:t>
      </w:r>
      <w:ins w:id="24" w:author="Angelos Plastropoulos" w:date="2015-07-13T17:53:00Z">
        <w:r w:rsidR="00C17A6F">
          <w:rPr>
            <w:rFonts w:asciiTheme="majorHAnsi" w:hAnsiTheme="majorHAnsi"/>
          </w:rPr>
          <w:t xml:space="preserve">which </w:t>
        </w:r>
      </w:ins>
      <w:ins w:id="25" w:author="Theoni Reid" w:date="2015-07-12T10:15:00Z">
        <w:r w:rsidR="00CE35DE">
          <w:rPr>
            <w:rFonts w:asciiTheme="majorHAnsi" w:hAnsiTheme="majorHAnsi"/>
          </w:rPr>
          <w:t xml:space="preserve">are </w:t>
        </w:r>
      </w:ins>
      <w:r w:rsidR="007B65F5" w:rsidRPr="007B65F5">
        <w:rPr>
          <w:rFonts w:asciiTheme="majorHAnsi" w:hAnsiTheme="majorHAnsi"/>
        </w:rPr>
        <w:t>calibrated and deployed quickly, and can</w:t>
      </w:r>
      <w:r w:rsidR="007B65F5">
        <w:rPr>
          <w:rFonts w:asciiTheme="majorHAnsi" w:hAnsiTheme="majorHAnsi"/>
        </w:rPr>
        <w:t xml:space="preserve"> map 400–1000 km every 24 hours </w:t>
      </w:r>
      <w:r w:rsidR="007B65F5" w:rsidRPr="007B65F5">
        <w:rPr>
          <w:rFonts w:asciiTheme="majorHAnsi" w:hAnsiTheme="majorHAnsi"/>
        </w:rPr>
        <w:t>(</w:t>
      </w:r>
      <w:proofErr w:type="spellStart"/>
      <w:r w:rsidR="007B65F5" w:rsidRPr="007B65F5">
        <w:rPr>
          <w:rFonts w:asciiTheme="majorHAnsi" w:hAnsiTheme="majorHAnsi"/>
        </w:rPr>
        <w:t>Mellander</w:t>
      </w:r>
      <w:proofErr w:type="spellEnd"/>
      <w:r w:rsidR="007B65F5" w:rsidRPr="007B65F5">
        <w:rPr>
          <w:rFonts w:asciiTheme="majorHAnsi" w:hAnsiTheme="majorHAnsi"/>
        </w:rPr>
        <w:t>, 1995)</w:t>
      </w:r>
      <w:r w:rsidR="00484467">
        <w:rPr>
          <w:rFonts w:asciiTheme="majorHAnsi" w:hAnsiTheme="majorHAnsi"/>
        </w:rPr>
        <w:t xml:space="preserve">.  Using this </w:t>
      </w:r>
      <w:ins w:id="26" w:author="Theoni Reid" w:date="2015-07-12T10:15:00Z">
        <w:r w:rsidR="00CE35DE">
          <w:rPr>
            <w:rFonts w:asciiTheme="majorHAnsi" w:hAnsiTheme="majorHAnsi"/>
          </w:rPr>
          <w:t>process</w:t>
        </w:r>
      </w:ins>
      <w:ins w:id="27" w:author="Theoni Reid" w:date="2015-07-12T10:16:00Z">
        <w:r w:rsidR="00CE35DE">
          <w:rPr>
            <w:rFonts w:asciiTheme="majorHAnsi" w:hAnsiTheme="majorHAnsi"/>
          </w:rPr>
          <w:t>,</w:t>
        </w:r>
      </w:ins>
      <w:r w:rsidR="00484467">
        <w:rPr>
          <w:rFonts w:asciiTheme="majorHAnsi" w:hAnsiTheme="majorHAnsi"/>
        </w:rPr>
        <w:t xml:space="preserve"> more measurements can be collected compared to the first method but </w:t>
      </w:r>
      <w:r w:rsidR="00484467" w:rsidRPr="00484467">
        <w:rPr>
          <w:rFonts w:asciiTheme="majorHAnsi" w:hAnsiTheme="majorHAnsi"/>
        </w:rPr>
        <w:t>data collection is limited to the road network (hence rural data is often sparse) and to low driving speed</w:t>
      </w:r>
      <w:r w:rsidR="00484467">
        <w:rPr>
          <w:rFonts w:asciiTheme="majorHAnsi" w:hAnsiTheme="majorHAnsi"/>
        </w:rPr>
        <w:t xml:space="preserve"> </w:t>
      </w:r>
      <w:r w:rsidR="00484467" w:rsidRPr="00484467">
        <w:rPr>
          <w:rFonts w:asciiTheme="majorHAnsi" w:hAnsiTheme="majorHAnsi"/>
        </w:rPr>
        <w:t>(&lt; 30 mph)</w:t>
      </w:r>
      <w:r w:rsidR="00484467">
        <w:rPr>
          <w:rFonts w:asciiTheme="majorHAnsi" w:hAnsiTheme="majorHAnsi"/>
        </w:rPr>
        <w:t xml:space="preserve"> to maintain an adequate resolution. The third approach, which is the one the project </w:t>
      </w:r>
      <w:ins w:id="28" w:author="Theoni Reid" w:date="2015-07-12T10:16:00Z">
        <w:r w:rsidR="00CE35DE">
          <w:rPr>
            <w:rFonts w:asciiTheme="majorHAnsi" w:hAnsiTheme="majorHAnsi"/>
          </w:rPr>
          <w:t xml:space="preserve">refers </w:t>
        </w:r>
      </w:ins>
      <w:r w:rsidR="00484467">
        <w:rPr>
          <w:rFonts w:asciiTheme="majorHAnsi" w:hAnsiTheme="majorHAnsi"/>
        </w:rPr>
        <w:t xml:space="preserve">to, </w:t>
      </w:r>
      <w:ins w:id="29" w:author="Theoni Reid" w:date="2015-07-12T10:16:00Z">
        <w:r w:rsidR="00CE35DE">
          <w:rPr>
            <w:rFonts w:asciiTheme="majorHAnsi" w:hAnsiTheme="majorHAnsi"/>
          </w:rPr>
          <w:t>relates to</w:t>
        </w:r>
      </w:ins>
      <w:r w:rsidR="00484467">
        <w:rPr>
          <w:rFonts w:asciiTheme="majorHAnsi" w:hAnsiTheme="majorHAnsi"/>
        </w:rPr>
        <w:t xml:space="preserve"> airborne radiation surveys.</w:t>
      </w:r>
      <w:r w:rsidR="00655952">
        <w:rPr>
          <w:rFonts w:asciiTheme="majorHAnsi" w:hAnsiTheme="majorHAnsi"/>
        </w:rPr>
        <w:t xml:space="preserve">  </w:t>
      </w:r>
      <w:ins w:id="30" w:author="Theoni Reid" w:date="2015-07-12T10:17:00Z">
        <w:r w:rsidR="00CE35DE">
          <w:rPr>
            <w:rFonts w:asciiTheme="majorHAnsi" w:hAnsiTheme="majorHAnsi"/>
          </w:rPr>
          <w:t>This</w:t>
        </w:r>
      </w:ins>
      <w:r w:rsidR="00655952">
        <w:rPr>
          <w:rFonts w:asciiTheme="majorHAnsi" w:hAnsiTheme="majorHAnsi"/>
        </w:rPr>
        <w:t xml:space="preserve"> can cover great areas of interest </w:t>
      </w:r>
      <w:ins w:id="31" w:author="Theoni Reid" w:date="2015-07-12T10:23:00Z">
        <w:r w:rsidR="00867329">
          <w:rPr>
            <w:rFonts w:asciiTheme="majorHAnsi" w:hAnsiTheme="majorHAnsi"/>
          </w:rPr>
          <w:t>expeditiously</w:t>
        </w:r>
      </w:ins>
      <w:ins w:id="32" w:author="Theoni Reid" w:date="2015-07-12T10:18:00Z">
        <w:r w:rsidR="00CE35DE">
          <w:rPr>
            <w:rFonts w:asciiTheme="majorHAnsi" w:hAnsiTheme="majorHAnsi"/>
          </w:rPr>
          <w:t>.</w:t>
        </w:r>
      </w:ins>
      <w:r w:rsidR="00AB27EC">
        <w:rPr>
          <w:rFonts w:asciiTheme="majorHAnsi" w:hAnsiTheme="majorHAnsi"/>
        </w:rPr>
        <w:t xml:space="preserve"> Coverage per unit is </w:t>
      </w:r>
      <w:r w:rsidR="00AB27EC" w:rsidRPr="00AB27EC">
        <w:rPr>
          <w:rFonts w:asciiTheme="majorHAnsi" w:hAnsiTheme="majorHAnsi"/>
        </w:rPr>
        <w:t>10</w:t>
      </w:r>
      <w:r w:rsidR="00AB27EC" w:rsidRPr="00AB27EC">
        <w:rPr>
          <w:rFonts w:asciiTheme="majorHAnsi" w:hAnsiTheme="majorHAnsi"/>
          <w:vertAlign w:val="superscript"/>
        </w:rPr>
        <w:t>6</w:t>
      </w:r>
      <w:r w:rsidR="00AB27EC" w:rsidRPr="00AB27EC">
        <w:rPr>
          <w:rFonts w:asciiTheme="majorHAnsi" w:hAnsiTheme="majorHAnsi"/>
        </w:rPr>
        <w:t>-10</w:t>
      </w:r>
      <w:r w:rsidR="00AB27EC" w:rsidRPr="00AB27EC">
        <w:rPr>
          <w:rFonts w:asciiTheme="majorHAnsi" w:hAnsiTheme="majorHAnsi"/>
          <w:vertAlign w:val="superscript"/>
        </w:rPr>
        <w:t>7</w:t>
      </w:r>
      <w:r w:rsidR="00AB27EC" w:rsidRPr="00AB27EC">
        <w:rPr>
          <w:rFonts w:asciiTheme="majorHAnsi" w:hAnsiTheme="majorHAnsi"/>
        </w:rPr>
        <w:t xml:space="preserve"> times greater than that of ground based and 10</w:t>
      </w:r>
      <w:r w:rsidR="00AB27EC" w:rsidRPr="00AB27EC">
        <w:rPr>
          <w:rFonts w:asciiTheme="majorHAnsi" w:hAnsiTheme="majorHAnsi"/>
          <w:vertAlign w:val="superscript"/>
        </w:rPr>
        <w:t>2</w:t>
      </w:r>
      <w:r w:rsidR="00AB27EC" w:rsidRPr="00AB27EC">
        <w:rPr>
          <w:rFonts w:asciiTheme="majorHAnsi" w:hAnsiTheme="majorHAnsi"/>
        </w:rPr>
        <w:t>-10</w:t>
      </w:r>
      <w:r w:rsidR="00AB27EC" w:rsidRPr="00AB27EC">
        <w:rPr>
          <w:rFonts w:asciiTheme="majorHAnsi" w:hAnsiTheme="majorHAnsi"/>
          <w:vertAlign w:val="superscript"/>
        </w:rPr>
        <w:t>3</w:t>
      </w:r>
      <w:r w:rsidR="00AB27EC" w:rsidRPr="00AB27EC">
        <w:rPr>
          <w:rFonts w:asciiTheme="majorHAnsi" w:hAnsiTheme="majorHAnsi"/>
        </w:rPr>
        <w:t xml:space="preserve"> times that of car-borne surveys</w:t>
      </w:r>
      <w:r w:rsidR="00AB27EC">
        <w:rPr>
          <w:rFonts w:asciiTheme="majorHAnsi" w:hAnsiTheme="majorHAnsi"/>
        </w:rPr>
        <w:t xml:space="preserve"> because of the</w:t>
      </w:r>
      <w:r w:rsidR="00AB27EC" w:rsidRPr="00AB27EC">
        <w:rPr>
          <w:rFonts w:asciiTheme="majorHAnsi" w:hAnsiTheme="majorHAnsi"/>
        </w:rPr>
        <w:t xml:space="preserve"> greater ground clearance, coverage and</w:t>
      </w:r>
      <w:ins w:id="33" w:author="Theoni Reid" w:date="2015-07-12T10:18:00Z">
        <w:r w:rsidR="00CE35DE">
          <w:rPr>
            <w:rFonts w:asciiTheme="majorHAnsi" w:hAnsiTheme="majorHAnsi"/>
          </w:rPr>
          <w:t xml:space="preserve"> the</w:t>
        </w:r>
      </w:ins>
      <w:r w:rsidR="00AB27EC" w:rsidRPr="00AB27EC">
        <w:rPr>
          <w:rFonts w:asciiTheme="majorHAnsi" w:hAnsiTheme="majorHAnsi"/>
        </w:rPr>
        <w:t xml:space="preserve"> lack of obstacles (Schwarz et al., 1995)</w:t>
      </w:r>
      <w:r w:rsidR="00655952">
        <w:rPr>
          <w:rFonts w:asciiTheme="majorHAnsi" w:hAnsiTheme="majorHAnsi"/>
        </w:rPr>
        <w:t xml:space="preserve">.  It can also </w:t>
      </w:r>
      <w:r w:rsidR="00AB27EC">
        <w:rPr>
          <w:rFonts w:asciiTheme="majorHAnsi" w:hAnsiTheme="majorHAnsi"/>
        </w:rPr>
        <w:t xml:space="preserve">be </w:t>
      </w:r>
      <w:r w:rsidR="00655952">
        <w:rPr>
          <w:rFonts w:asciiTheme="majorHAnsi" w:hAnsiTheme="majorHAnsi"/>
        </w:rPr>
        <w:t xml:space="preserve">considered </w:t>
      </w:r>
      <w:r w:rsidR="00AB27EC">
        <w:rPr>
          <w:rFonts w:asciiTheme="majorHAnsi" w:hAnsiTheme="majorHAnsi"/>
        </w:rPr>
        <w:t xml:space="preserve">the </w:t>
      </w:r>
      <w:r w:rsidR="00655952">
        <w:rPr>
          <w:rFonts w:asciiTheme="majorHAnsi" w:hAnsiTheme="majorHAnsi"/>
        </w:rPr>
        <w:t>safe</w:t>
      </w:r>
      <w:r w:rsidR="00AB27EC">
        <w:rPr>
          <w:rFonts w:asciiTheme="majorHAnsi" w:hAnsiTheme="majorHAnsi"/>
        </w:rPr>
        <w:t>st</w:t>
      </w:r>
      <w:r w:rsidR="00655952">
        <w:rPr>
          <w:rFonts w:asciiTheme="majorHAnsi" w:hAnsiTheme="majorHAnsi"/>
        </w:rPr>
        <w:t xml:space="preserve"> since the r</w:t>
      </w:r>
      <w:r w:rsidR="00655952" w:rsidRPr="00655952">
        <w:rPr>
          <w:rFonts w:asciiTheme="majorHAnsi" w:hAnsiTheme="majorHAnsi"/>
        </w:rPr>
        <w:t xml:space="preserve">emote nature of the sensing removes pilots from </w:t>
      </w:r>
      <w:r w:rsidR="00AB27EC">
        <w:rPr>
          <w:rFonts w:asciiTheme="majorHAnsi" w:hAnsiTheme="majorHAnsi"/>
        </w:rPr>
        <w:t>a percentage</w:t>
      </w:r>
      <w:r w:rsidR="00655952" w:rsidRPr="00655952">
        <w:rPr>
          <w:rFonts w:asciiTheme="majorHAnsi" w:hAnsiTheme="majorHAnsi"/>
        </w:rPr>
        <w:t xml:space="preserve"> of the ground based radiation exposure, </w:t>
      </w:r>
      <w:r w:rsidR="00655952">
        <w:rPr>
          <w:rFonts w:asciiTheme="majorHAnsi" w:hAnsiTheme="majorHAnsi"/>
        </w:rPr>
        <w:t>although</w:t>
      </w:r>
      <w:r w:rsidR="00655952" w:rsidRPr="00655952">
        <w:rPr>
          <w:rFonts w:asciiTheme="majorHAnsi" w:hAnsiTheme="majorHAnsi"/>
        </w:rPr>
        <w:t xml:space="preserve"> this is not true of radiation plume mapping</w:t>
      </w:r>
      <w:r w:rsidR="00655952">
        <w:rPr>
          <w:rFonts w:asciiTheme="majorHAnsi" w:hAnsiTheme="majorHAnsi"/>
        </w:rPr>
        <w:t>.</w:t>
      </w:r>
      <w:r w:rsidR="00BC56E4">
        <w:rPr>
          <w:rFonts w:asciiTheme="majorHAnsi" w:hAnsiTheme="majorHAnsi"/>
        </w:rPr>
        <w:t xml:space="preserve">  In this method, the most </w:t>
      </w:r>
      <w:ins w:id="34" w:author="Theoni Reid" w:date="2015-07-12T10:25:00Z">
        <w:r w:rsidR="00867329">
          <w:rPr>
            <w:rFonts w:asciiTheme="majorHAnsi" w:hAnsiTheme="majorHAnsi"/>
          </w:rPr>
          <w:t>influential</w:t>
        </w:r>
      </w:ins>
      <w:r w:rsidR="00BC56E4">
        <w:rPr>
          <w:rFonts w:asciiTheme="majorHAnsi" w:hAnsiTheme="majorHAnsi"/>
        </w:rPr>
        <w:t xml:space="preserve"> factor is altitude.  </w:t>
      </w:r>
      <w:r w:rsidR="00A40388">
        <w:rPr>
          <w:rFonts w:asciiTheme="majorHAnsi" w:hAnsiTheme="majorHAnsi"/>
        </w:rPr>
        <w:t xml:space="preserve">Air </w:t>
      </w:r>
      <w:r w:rsidR="00BC56E4" w:rsidRPr="00BC56E4">
        <w:rPr>
          <w:rFonts w:asciiTheme="majorHAnsi" w:hAnsiTheme="majorHAnsi"/>
        </w:rPr>
        <w:t>attenuates radiation</w:t>
      </w:r>
      <w:r w:rsidR="00A40388">
        <w:rPr>
          <w:rFonts w:asciiTheme="majorHAnsi" w:hAnsiTheme="majorHAnsi"/>
        </w:rPr>
        <w:t xml:space="preserve"> and consequently </w:t>
      </w:r>
      <w:r w:rsidR="00A40388" w:rsidRPr="00A40388">
        <w:rPr>
          <w:rFonts w:asciiTheme="majorHAnsi" w:hAnsiTheme="majorHAnsi"/>
        </w:rPr>
        <w:t>as</w:t>
      </w:r>
      <w:r w:rsidR="00A40388">
        <w:rPr>
          <w:rFonts w:asciiTheme="majorHAnsi" w:hAnsiTheme="majorHAnsi"/>
        </w:rPr>
        <w:t xml:space="preserve"> </w:t>
      </w:r>
      <w:r w:rsidR="00A40388" w:rsidRPr="00A40388">
        <w:rPr>
          <w:rFonts w:asciiTheme="majorHAnsi" w:hAnsiTheme="majorHAnsi"/>
        </w:rPr>
        <w:t>altitude increases</w:t>
      </w:r>
      <w:ins w:id="35" w:author="Theoni Reid" w:date="2015-07-12T10:25:00Z">
        <w:r w:rsidR="00867329">
          <w:rPr>
            <w:rFonts w:asciiTheme="majorHAnsi" w:hAnsiTheme="majorHAnsi"/>
          </w:rPr>
          <w:t xml:space="preserve">, </w:t>
        </w:r>
      </w:ins>
      <w:r w:rsidR="00A40388">
        <w:rPr>
          <w:rFonts w:asciiTheme="majorHAnsi" w:hAnsiTheme="majorHAnsi"/>
        </w:rPr>
        <w:t xml:space="preserve">the </w:t>
      </w:r>
      <w:r w:rsidR="00A40388" w:rsidRPr="00A40388">
        <w:rPr>
          <w:rFonts w:asciiTheme="majorHAnsi" w:hAnsiTheme="majorHAnsi"/>
        </w:rPr>
        <w:t>intensity detected decreases rapidly</w:t>
      </w:r>
      <w:r w:rsidR="00A40388">
        <w:rPr>
          <w:rFonts w:asciiTheme="majorHAnsi" w:hAnsiTheme="majorHAnsi"/>
        </w:rPr>
        <w:t xml:space="preserve"> (fig.</w:t>
      </w:r>
      <w:r w:rsidR="00CC743F">
        <w:rPr>
          <w:rFonts w:asciiTheme="majorHAnsi" w:hAnsiTheme="majorHAnsi"/>
        </w:rPr>
        <w:t>X.1</w:t>
      </w:r>
      <w:r w:rsidR="00A40388">
        <w:rPr>
          <w:rFonts w:asciiTheme="majorHAnsi" w:hAnsiTheme="majorHAnsi"/>
        </w:rPr>
        <w:t>).</w:t>
      </w:r>
    </w:p>
    <w:p w14:paraId="06D8BF1F" w14:textId="77777777" w:rsidR="00BC56E4" w:rsidRDefault="00BC56E4" w:rsidP="00BC56E4">
      <w:pPr>
        <w:spacing w:line="360" w:lineRule="auto"/>
        <w:jc w:val="both"/>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BC56E4" w14:paraId="6C15980B" w14:textId="77777777" w:rsidTr="00BC56E4">
        <w:tc>
          <w:tcPr>
            <w:tcW w:w="8161" w:type="dxa"/>
          </w:tcPr>
          <w:p w14:paraId="4428CB8C" w14:textId="77777777" w:rsidR="00BC56E4" w:rsidRPr="00BC56E4" w:rsidRDefault="00BC56E4" w:rsidP="00BC56E4">
            <w:pPr>
              <w:widowControl w:val="0"/>
              <w:autoSpaceDE w:val="0"/>
              <w:autoSpaceDN w:val="0"/>
              <w:adjustRightInd w:val="0"/>
              <w:rPr>
                <w:rFonts w:ascii="Times" w:hAnsi="Times" w:cs="Times"/>
                <w:lang w:val="en-US"/>
              </w:rPr>
            </w:pPr>
            <w:r>
              <w:rPr>
                <w:rFonts w:ascii="Times" w:hAnsi="Times" w:cs="Times"/>
                <w:noProof/>
                <w:lang w:val="en-US"/>
              </w:rPr>
              <w:lastRenderedPageBreak/>
              <w:drawing>
                <wp:anchor distT="0" distB="0" distL="114300" distR="114300" simplePos="0" relativeHeight="251661312" behindDoc="0" locked="0" layoutInCell="1" allowOverlap="1" wp14:anchorId="2DD021DC" wp14:editId="24AFB43D">
                  <wp:simplePos x="0" y="0"/>
                  <wp:positionH relativeFrom="column">
                    <wp:posOffset>66040</wp:posOffset>
                  </wp:positionH>
                  <wp:positionV relativeFrom="paragraph">
                    <wp:posOffset>4445</wp:posOffset>
                  </wp:positionV>
                  <wp:extent cx="4819650" cy="3189605"/>
                  <wp:effectExtent l="0" t="0" r="6350" b="1079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9650" cy="31896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lang w:val="en-US"/>
              </w:rPr>
              <w:t xml:space="preserve"> </w:t>
            </w:r>
          </w:p>
        </w:tc>
      </w:tr>
      <w:tr w:rsidR="00BC56E4" w14:paraId="4E51A913" w14:textId="77777777" w:rsidTr="00BC56E4">
        <w:tc>
          <w:tcPr>
            <w:tcW w:w="8161" w:type="dxa"/>
          </w:tcPr>
          <w:p w14:paraId="1376C434" w14:textId="7BB26629" w:rsidR="00BC56E4" w:rsidRPr="00FC5D91" w:rsidRDefault="00BC56E4" w:rsidP="00CC743F">
            <w:pPr>
              <w:widowControl w:val="0"/>
              <w:autoSpaceDE w:val="0"/>
              <w:autoSpaceDN w:val="0"/>
              <w:adjustRightInd w:val="0"/>
              <w:spacing w:after="240"/>
              <w:jc w:val="center"/>
              <w:rPr>
                <w:rFonts w:cs="Times"/>
                <w:i/>
                <w:sz w:val="22"/>
                <w:szCs w:val="22"/>
                <w:lang w:val="en-US"/>
              </w:rPr>
            </w:pPr>
            <w:r w:rsidRPr="00FC5D91">
              <w:rPr>
                <w:rFonts w:cs="Arial"/>
                <w:i/>
                <w:sz w:val="22"/>
                <w:szCs w:val="22"/>
                <w:lang w:val="en-US"/>
              </w:rPr>
              <w:t>Fig.</w:t>
            </w:r>
            <w:r w:rsidR="00CC743F" w:rsidRPr="00FC5D91">
              <w:rPr>
                <w:rFonts w:cs="Arial"/>
                <w:i/>
                <w:sz w:val="22"/>
                <w:szCs w:val="22"/>
                <w:lang w:val="en-US"/>
              </w:rPr>
              <w:t>X.1</w:t>
            </w:r>
            <w:r w:rsidRPr="00FC5D91">
              <w:rPr>
                <w:rFonts w:cs="Arial"/>
                <w:i/>
                <w:sz w:val="22"/>
                <w:szCs w:val="22"/>
                <w:lang w:val="en-US"/>
              </w:rPr>
              <w:t xml:space="preserve"> Modeled count rate (counts per second) </w:t>
            </w:r>
            <w:proofErr w:type="spellStart"/>
            <w:r w:rsidRPr="00FC5D91">
              <w:rPr>
                <w:rFonts w:cs="Arial"/>
                <w:i/>
                <w:sz w:val="22"/>
                <w:szCs w:val="22"/>
                <w:lang w:val="en-US"/>
              </w:rPr>
              <w:t>isolines</w:t>
            </w:r>
            <w:proofErr w:type="spellEnd"/>
            <w:r w:rsidRPr="00FC5D91">
              <w:rPr>
                <w:rFonts w:cs="Arial"/>
                <w:i/>
                <w:sz w:val="22"/>
                <w:szCs w:val="22"/>
                <w:lang w:val="en-US"/>
              </w:rPr>
              <w:t xml:space="preserve">, using a large volume </w:t>
            </w:r>
            <w:proofErr w:type="spellStart"/>
            <w:r w:rsidRPr="00FC5D91">
              <w:rPr>
                <w:rFonts w:cs="Arial"/>
                <w:i/>
                <w:sz w:val="22"/>
                <w:szCs w:val="22"/>
                <w:lang w:val="en-US"/>
              </w:rPr>
              <w:t>NaI</w:t>
            </w:r>
            <w:proofErr w:type="spellEnd"/>
            <w:r w:rsidRPr="00FC5D91">
              <w:rPr>
                <w:rFonts w:cs="Arial"/>
                <w:i/>
                <w:sz w:val="22"/>
                <w:szCs w:val="22"/>
                <w:lang w:val="en-US"/>
              </w:rPr>
              <w:t xml:space="preserve"> scintillation detector, of a 1.9 </w:t>
            </w:r>
            <w:proofErr w:type="spellStart"/>
            <w:r w:rsidRPr="00FC5D91">
              <w:rPr>
                <w:rFonts w:cs="Arial"/>
                <w:i/>
                <w:sz w:val="22"/>
                <w:szCs w:val="22"/>
                <w:lang w:val="en-US"/>
              </w:rPr>
              <w:t>GBq</w:t>
            </w:r>
            <w:proofErr w:type="spellEnd"/>
            <w:r w:rsidRPr="00FC5D91">
              <w:rPr>
                <w:rFonts w:cs="Arial"/>
                <w:i/>
                <w:sz w:val="22"/>
                <w:szCs w:val="22"/>
                <w:lang w:val="en-US"/>
              </w:rPr>
              <w:t xml:space="preserve"> (50 </w:t>
            </w:r>
            <w:proofErr w:type="spellStart"/>
            <w:r w:rsidRPr="00FC5D91">
              <w:rPr>
                <w:rFonts w:cs="Arial"/>
                <w:i/>
                <w:sz w:val="22"/>
                <w:szCs w:val="22"/>
                <w:lang w:val="en-US"/>
              </w:rPr>
              <w:t>mCi</w:t>
            </w:r>
            <w:proofErr w:type="spellEnd"/>
            <w:r w:rsidRPr="00FC5D91">
              <w:rPr>
                <w:rFonts w:cs="Arial"/>
                <w:i/>
                <w:sz w:val="22"/>
                <w:szCs w:val="22"/>
                <w:lang w:val="en-US"/>
              </w:rPr>
              <w:t xml:space="preserve">) </w:t>
            </w:r>
            <w:r w:rsidRPr="00FC5D91">
              <w:rPr>
                <w:rFonts w:cs="Arial"/>
                <w:i/>
                <w:position w:val="10"/>
                <w:sz w:val="22"/>
                <w:szCs w:val="22"/>
                <w:lang w:val="en-US"/>
              </w:rPr>
              <w:t>137</w:t>
            </w:r>
            <w:r w:rsidRPr="00FC5D91">
              <w:rPr>
                <w:rFonts w:cs="Arial"/>
                <w:i/>
                <w:sz w:val="22"/>
                <w:szCs w:val="22"/>
                <w:lang w:val="en-US"/>
              </w:rPr>
              <w:t>Cs source buried at 1 cm depth.  (</w:t>
            </w:r>
            <w:proofErr w:type="gramStart"/>
            <w:ins w:id="36" w:author="Angelos Plastropoulos" w:date="2015-07-13T18:18:00Z">
              <w:r w:rsidR="008918A4" w:rsidRPr="008918A4">
                <w:rPr>
                  <w:rStyle w:val="selectable"/>
                  <w:rFonts w:eastAsia="Times New Roman" w:cs="Times New Roman"/>
                  <w:i/>
                  <w:sz w:val="22"/>
                  <w:szCs w:val="22"/>
                </w:rPr>
                <w:t>image</w:t>
              </w:r>
              <w:proofErr w:type="gramEnd"/>
              <w:r w:rsidR="008918A4" w:rsidRPr="008918A4">
                <w:rPr>
                  <w:rStyle w:val="selectable"/>
                  <w:rFonts w:eastAsia="Times New Roman" w:cs="Times New Roman"/>
                  <w:i/>
                  <w:sz w:val="22"/>
                  <w:szCs w:val="22"/>
                </w:rPr>
                <w:t xml:space="preserve"> from</w:t>
              </w:r>
              <w:r w:rsidR="008918A4" w:rsidRPr="00FC5D91">
                <w:rPr>
                  <w:rFonts w:cs="Arial"/>
                  <w:i/>
                  <w:sz w:val="22"/>
                  <w:szCs w:val="22"/>
                  <w:lang w:val="en-US"/>
                </w:rPr>
                <w:t xml:space="preserve"> </w:t>
              </w:r>
            </w:ins>
            <w:r w:rsidRPr="00FC5D91">
              <w:rPr>
                <w:rFonts w:cs="Arial"/>
                <w:i/>
                <w:sz w:val="22"/>
                <w:szCs w:val="22"/>
                <w:lang w:val="en-US"/>
              </w:rPr>
              <w:t>Schwarz et at., 1995)</w:t>
            </w:r>
          </w:p>
        </w:tc>
      </w:tr>
    </w:tbl>
    <w:p w14:paraId="2BE4E2AD" w14:textId="77777777" w:rsidR="00BC56E4" w:rsidRDefault="00BC56E4" w:rsidP="00F36EA2">
      <w:pPr>
        <w:spacing w:line="360" w:lineRule="auto"/>
        <w:rPr>
          <w:rFonts w:asciiTheme="majorHAnsi" w:hAnsiTheme="majorHAnsi"/>
          <w:highlight w:val="yellow"/>
        </w:rPr>
      </w:pPr>
    </w:p>
    <w:p w14:paraId="3FCCC0A6" w14:textId="2D6E0F4A" w:rsidR="00AB27EC" w:rsidRDefault="00AB27EC" w:rsidP="00AB27EC">
      <w:pPr>
        <w:spacing w:line="360" w:lineRule="auto"/>
        <w:jc w:val="both"/>
        <w:rPr>
          <w:rFonts w:asciiTheme="majorHAnsi" w:hAnsiTheme="majorHAnsi"/>
        </w:rPr>
      </w:pPr>
      <w:r w:rsidRPr="00AB27EC">
        <w:rPr>
          <w:rFonts w:asciiTheme="majorHAnsi" w:hAnsiTheme="majorHAnsi"/>
        </w:rPr>
        <w:t>A</w:t>
      </w:r>
      <w:r>
        <w:rPr>
          <w:rFonts w:asciiTheme="majorHAnsi" w:hAnsiTheme="majorHAnsi"/>
        </w:rPr>
        <w:t xml:space="preserve"> subcategory of the third approach, which </w:t>
      </w:r>
      <w:ins w:id="37" w:author="Angelos Plastropoulos" w:date="2015-07-13T17:55:00Z">
        <w:r w:rsidR="00C17A6F">
          <w:rPr>
            <w:rFonts w:asciiTheme="majorHAnsi" w:hAnsiTheme="majorHAnsi"/>
          </w:rPr>
          <w:t xml:space="preserve">offers </w:t>
        </w:r>
      </w:ins>
      <w:ins w:id="38" w:author="Angelos Plastropoulos" w:date="2015-07-13T17:54:00Z">
        <w:r w:rsidR="00C17A6F">
          <w:rPr>
            <w:rFonts w:asciiTheme="majorHAnsi" w:hAnsiTheme="majorHAnsi"/>
          </w:rPr>
          <w:t xml:space="preserve">the </w:t>
        </w:r>
      </w:ins>
      <w:r>
        <w:rPr>
          <w:rFonts w:asciiTheme="majorHAnsi" w:hAnsiTheme="majorHAnsi"/>
        </w:rPr>
        <w:t>benefits from all three methods, is radiation mapping using UAVs.  The utilization of this method seems ideal for the following reasons:</w:t>
      </w:r>
    </w:p>
    <w:p w14:paraId="5D40E74B" w14:textId="2E4DC30F" w:rsidR="00AB27EC" w:rsidRPr="00574377" w:rsidRDefault="00AB27EC" w:rsidP="00574377">
      <w:pPr>
        <w:pStyle w:val="ListParagraph"/>
        <w:numPr>
          <w:ilvl w:val="0"/>
          <w:numId w:val="1"/>
        </w:numPr>
        <w:spacing w:line="360" w:lineRule="auto"/>
        <w:jc w:val="both"/>
        <w:rPr>
          <w:rFonts w:asciiTheme="majorHAnsi" w:hAnsiTheme="majorHAnsi"/>
        </w:rPr>
      </w:pPr>
      <w:r w:rsidRPr="00574377">
        <w:rPr>
          <w:rFonts w:asciiTheme="majorHAnsi" w:hAnsiTheme="majorHAnsi"/>
        </w:rPr>
        <w:t xml:space="preserve">It can produce high resolution mappings </w:t>
      </w:r>
      <w:r w:rsidR="005A7B67">
        <w:rPr>
          <w:rFonts w:asciiTheme="majorHAnsi" w:hAnsiTheme="majorHAnsi"/>
        </w:rPr>
        <w:t>similar</w:t>
      </w:r>
      <w:r w:rsidRPr="00574377">
        <w:rPr>
          <w:rFonts w:asciiTheme="majorHAnsi" w:hAnsiTheme="majorHAnsi"/>
        </w:rPr>
        <w:t xml:space="preserve"> to the hand held based </w:t>
      </w:r>
      <w:r w:rsidR="00574377" w:rsidRPr="00574377">
        <w:rPr>
          <w:rFonts w:asciiTheme="majorHAnsi" w:hAnsiTheme="majorHAnsi"/>
        </w:rPr>
        <w:t>surveys since UAVs can hover in low altitudes and follow dense trajectories in given areas.</w:t>
      </w:r>
    </w:p>
    <w:p w14:paraId="14D2DE60" w14:textId="724D5362" w:rsidR="00574377" w:rsidRDefault="00574377" w:rsidP="00574377">
      <w:pPr>
        <w:pStyle w:val="ListParagraph"/>
        <w:numPr>
          <w:ilvl w:val="0"/>
          <w:numId w:val="1"/>
        </w:numPr>
        <w:spacing w:line="360" w:lineRule="auto"/>
        <w:jc w:val="both"/>
        <w:rPr>
          <w:rFonts w:asciiTheme="majorHAnsi" w:hAnsiTheme="majorHAnsi"/>
        </w:rPr>
      </w:pPr>
      <w:r>
        <w:rPr>
          <w:rFonts w:asciiTheme="majorHAnsi" w:hAnsiTheme="majorHAnsi"/>
        </w:rPr>
        <w:t xml:space="preserve">UAVs approach the territories of above and avoid local obstacles </w:t>
      </w:r>
      <w:r w:rsidRPr="00574377">
        <w:rPr>
          <w:rFonts w:asciiTheme="majorHAnsi" w:hAnsiTheme="majorHAnsi"/>
        </w:rPr>
        <w:t>resulting in a low sampling density</w:t>
      </w:r>
      <w:r>
        <w:rPr>
          <w:rFonts w:asciiTheme="majorHAnsi" w:hAnsiTheme="majorHAnsi"/>
        </w:rPr>
        <w:t xml:space="preserve">.  In addition, they have the ability to fly </w:t>
      </w:r>
      <w:ins w:id="39" w:author="Theoni Reid" w:date="2015-07-12T10:27:00Z">
        <w:r w:rsidR="00161DAE">
          <w:rPr>
            <w:rFonts w:asciiTheme="majorHAnsi" w:hAnsiTheme="majorHAnsi"/>
          </w:rPr>
          <w:t>steadily</w:t>
        </w:r>
      </w:ins>
      <w:r w:rsidR="0018703E">
        <w:rPr>
          <w:rFonts w:asciiTheme="majorHAnsi" w:hAnsiTheme="majorHAnsi"/>
        </w:rPr>
        <w:t xml:space="preserve"> </w:t>
      </w:r>
      <w:r>
        <w:rPr>
          <w:rFonts w:asciiTheme="majorHAnsi" w:hAnsiTheme="majorHAnsi"/>
        </w:rPr>
        <w:t>with low velocity in close proximity to nuclear premises and collect accurate measurements.</w:t>
      </w:r>
    </w:p>
    <w:p w14:paraId="20F5655E" w14:textId="1B84DE13" w:rsidR="00574377" w:rsidRDefault="00574377" w:rsidP="00574377">
      <w:pPr>
        <w:pStyle w:val="ListParagraph"/>
        <w:numPr>
          <w:ilvl w:val="0"/>
          <w:numId w:val="1"/>
        </w:numPr>
        <w:spacing w:line="360" w:lineRule="auto"/>
        <w:jc w:val="both"/>
        <w:rPr>
          <w:rFonts w:asciiTheme="majorHAnsi" w:hAnsiTheme="majorHAnsi"/>
        </w:rPr>
      </w:pPr>
      <w:r>
        <w:rPr>
          <w:rFonts w:asciiTheme="majorHAnsi" w:hAnsiTheme="majorHAnsi"/>
        </w:rPr>
        <w:t xml:space="preserve">UAVs require lower initial expenditure than </w:t>
      </w:r>
      <w:r w:rsidR="005A7B67">
        <w:rPr>
          <w:rFonts w:asciiTheme="majorHAnsi" w:hAnsiTheme="majorHAnsi"/>
        </w:rPr>
        <w:t>airborne radiation surveys</w:t>
      </w:r>
      <w:r>
        <w:rPr>
          <w:rFonts w:asciiTheme="majorHAnsi" w:hAnsiTheme="majorHAnsi"/>
        </w:rPr>
        <w:t>.</w:t>
      </w:r>
    </w:p>
    <w:p w14:paraId="362C0851" w14:textId="534841F6" w:rsidR="00574377" w:rsidRPr="00574377" w:rsidRDefault="005A7B67" w:rsidP="00574377">
      <w:pPr>
        <w:pStyle w:val="ListParagraph"/>
        <w:numPr>
          <w:ilvl w:val="0"/>
          <w:numId w:val="1"/>
        </w:numPr>
        <w:spacing w:line="360" w:lineRule="auto"/>
        <w:jc w:val="both"/>
        <w:rPr>
          <w:rFonts w:asciiTheme="majorHAnsi" w:hAnsiTheme="majorHAnsi"/>
        </w:rPr>
      </w:pPr>
      <w:r>
        <w:rPr>
          <w:rFonts w:asciiTheme="majorHAnsi" w:hAnsiTheme="majorHAnsi"/>
        </w:rPr>
        <w:t>UAVs</w:t>
      </w:r>
      <w:r w:rsidR="00574377">
        <w:rPr>
          <w:rFonts w:asciiTheme="majorHAnsi" w:hAnsiTheme="majorHAnsi"/>
        </w:rPr>
        <w:t xml:space="preserve"> ability is not influenced from radioactive debris that could contaminate the UAV like </w:t>
      </w:r>
      <w:r w:rsidR="0018703E">
        <w:rPr>
          <w:rFonts w:asciiTheme="majorHAnsi" w:hAnsiTheme="majorHAnsi"/>
        </w:rPr>
        <w:t xml:space="preserve">car </w:t>
      </w:r>
      <w:r w:rsidR="00574377">
        <w:rPr>
          <w:rFonts w:asciiTheme="majorHAnsi" w:hAnsiTheme="majorHAnsi"/>
        </w:rPr>
        <w:t>tyres</w:t>
      </w:r>
      <w:r w:rsidR="0018703E">
        <w:rPr>
          <w:rFonts w:asciiTheme="majorHAnsi" w:hAnsiTheme="majorHAnsi"/>
        </w:rPr>
        <w:t>, which</w:t>
      </w:r>
      <w:r w:rsidR="00574377">
        <w:rPr>
          <w:rFonts w:asciiTheme="majorHAnsi" w:hAnsiTheme="majorHAnsi"/>
        </w:rPr>
        <w:t xml:space="preserve"> are in </w:t>
      </w:r>
      <w:r w:rsidR="00574377" w:rsidRPr="00574377">
        <w:rPr>
          <w:rFonts w:asciiTheme="majorHAnsi" w:hAnsiTheme="majorHAnsi"/>
        </w:rPr>
        <w:t>constant contact with the road</w:t>
      </w:r>
      <w:r w:rsidR="0018703E">
        <w:rPr>
          <w:rFonts w:asciiTheme="majorHAnsi" w:hAnsiTheme="majorHAnsi"/>
        </w:rPr>
        <w:t xml:space="preserve"> and stick materials from the surface of the road.</w:t>
      </w:r>
    </w:p>
    <w:p w14:paraId="2D0767A3" w14:textId="77777777" w:rsidR="00AB27EC" w:rsidRDefault="00AB27EC" w:rsidP="00F36EA2">
      <w:pPr>
        <w:spacing w:line="360" w:lineRule="auto"/>
        <w:rPr>
          <w:rFonts w:asciiTheme="majorHAnsi" w:hAnsiTheme="majorHAnsi"/>
          <w:highlight w:val="yellow"/>
        </w:rPr>
      </w:pPr>
    </w:p>
    <w:p w14:paraId="2B3E63A2" w14:textId="700FE3D8" w:rsidR="00A40388" w:rsidRDefault="00A40388" w:rsidP="00A40388">
      <w:pPr>
        <w:spacing w:line="360" w:lineRule="auto"/>
        <w:jc w:val="both"/>
        <w:rPr>
          <w:rFonts w:asciiTheme="majorHAnsi" w:hAnsiTheme="majorHAnsi"/>
        </w:rPr>
      </w:pPr>
      <w:r w:rsidRPr="00A40388">
        <w:rPr>
          <w:rFonts w:asciiTheme="majorHAnsi" w:hAnsiTheme="majorHAnsi"/>
        </w:rPr>
        <w:lastRenderedPageBreak/>
        <w:t xml:space="preserve">One </w:t>
      </w:r>
      <w:r>
        <w:rPr>
          <w:rFonts w:asciiTheme="majorHAnsi" w:hAnsiTheme="majorHAnsi"/>
        </w:rPr>
        <w:t xml:space="preserve">successful approach that managed </w:t>
      </w:r>
      <w:r w:rsidR="00CC743F">
        <w:rPr>
          <w:rFonts w:asciiTheme="majorHAnsi" w:hAnsiTheme="majorHAnsi"/>
        </w:rPr>
        <w:t xml:space="preserve">to implement a UAV </w:t>
      </w:r>
      <w:r>
        <w:rPr>
          <w:rFonts w:asciiTheme="majorHAnsi" w:hAnsiTheme="majorHAnsi"/>
        </w:rPr>
        <w:t xml:space="preserve">based </w:t>
      </w:r>
      <w:r w:rsidR="005A7B67">
        <w:rPr>
          <w:rFonts w:asciiTheme="majorHAnsi" w:hAnsiTheme="majorHAnsi"/>
        </w:rPr>
        <w:t>airborne radiation survey come</w:t>
      </w:r>
      <w:r>
        <w:rPr>
          <w:rFonts w:asciiTheme="majorHAnsi" w:hAnsiTheme="majorHAnsi"/>
        </w:rPr>
        <w:t>s f</w:t>
      </w:r>
      <w:ins w:id="40" w:author="Theoni Reid" w:date="2015-07-12T10:29:00Z">
        <w:r w:rsidR="00161DAE">
          <w:rPr>
            <w:rFonts w:asciiTheme="majorHAnsi" w:hAnsiTheme="majorHAnsi"/>
          </w:rPr>
          <w:t>rom</w:t>
        </w:r>
      </w:ins>
      <w:r>
        <w:rPr>
          <w:rFonts w:asciiTheme="majorHAnsi" w:hAnsiTheme="majorHAnsi"/>
        </w:rPr>
        <w:t xml:space="preserve"> </w:t>
      </w:r>
      <w:proofErr w:type="spellStart"/>
      <w:r>
        <w:rPr>
          <w:rFonts w:asciiTheme="majorHAnsi" w:hAnsiTheme="majorHAnsi"/>
        </w:rPr>
        <w:t>Imitec</w:t>
      </w:r>
      <w:proofErr w:type="spellEnd"/>
      <w:r w:rsidR="00046206">
        <w:rPr>
          <w:rFonts w:asciiTheme="majorHAnsi" w:hAnsiTheme="majorHAnsi"/>
        </w:rPr>
        <w:t xml:space="preserve"> </w:t>
      </w:r>
      <w:r w:rsidR="00046206" w:rsidRPr="00046206">
        <w:rPr>
          <w:rFonts w:asciiTheme="majorHAnsi" w:hAnsiTheme="majorHAnsi"/>
        </w:rPr>
        <w:t>(</w:t>
      </w:r>
      <w:proofErr w:type="spellStart"/>
      <w:r w:rsidR="00046206" w:rsidRPr="00046206">
        <w:rPr>
          <w:rFonts w:asciiTheme="majorHAnsi" w:hAnsiTheme="majorHAnsi"/>
        </w:rPr>
        <w:t>Imitec</w:t>
      </w:r>
      <w:proofErr w:type="spellEnd"/>
      <w:r w:rsidR="00046206" w:rsidRPr="00046206">
        <w:rPr>
          <w:rFonts w:asciiTheme="majorHAnsi" w:hAnsiTheme="majorHAnsi"/>
        </w:rPr>
        <w:t xml:space="preserve"> Limited, 2014)</w:t>
      </w:r>
      <w:r>
        <w:rPr>
          <w:rFonts w:asciiTheme="majorHAnsi" w:hAnsiTheme="majorHAnsi"/>
        </w:rPr>
        <w:t xml:space="preserve">, a University of Bristol </w:t>
      </w:r>
      <w:proofErr w:type="gramStart"/>
      <w:r>
        <w:rPr>
          <w:rFonts w:asciiTheme="majorHAnsi" w:hAnsiTheme="majorHAnsi"/>
        </w:rPr>
        <w:t>spin-out</w:t>
      </w:r>
      <w:proofErr w:type="gramEnd"/>
      <w:r>
        <w:rPr>
          <w:rFonts w:asciiTheme="majorHAnsi" w:hAnsiTheme="majorHAnsi"/>
        </w:rPr>
        <w:t xml:space="preserve"> company.  They have developed a remote isotropic analysis system, which consist of a lightweight gamma spectrometer and positioning devices</w:t>
      </w:r>
      <w:r w:rsidR="00CC39E7">
        <w:rPr>
          <w:rFonts w:asciiTheme="majorHAnsi" w:hAnsiTheme="majorHAnsi"/>
        </w:rPr>
        <w:t>,</w:t>
      </w:r>
      <w:r>
        <w:rPr>
          <w:rFonts w:asciiTheme="majorHAnsi" w:hAnsiTheme="majorHAnsi"/>
        </w:rPr>
        <w:t xml:space="preserve"> integrated in a UAV</w:t>
      </w:r>
      <w:r w:rsidR="00CC743F">
        <w:rPr>
          <w:rFonts w:asciiTheme="majorHAnsi" w:hAnsiTheme="majorHAnsi"/>
        </w:rPr>
        <w:t xml:space="preserve"> (fig.X.2)</w:t>
      </w:r>
      <w:r>
        <w:rPr>
          <w:rFonts w:asciiTheme="majorHAnsi" w:hAnsiTheme="majorHAnsi"/>
        </w:rPr>
        <w:t>.</w:t>
      </w:r>
      <w:r w:rsidR="00CC39E7">
        <w:rPr>
          <w:rFonts w:asciiTheme="majorHAnsi" w:hAnsiTheme="majorHAnsi"/>
        </w:rPr>
        <w:t xml:space="preserve">  Using this combination, it is possible to measure meter resolution maps of radiation including over</w:t>
      </w:r>
      <w:ins w:id="41" w:author="Theoni Reid" w:date="2015-07-12T10:30:00Z">
        <w:r w:rsidR="00B63963">
          <w:rPr>
            <w:rFonts w:asciiTheme="majorHAnsi" w:hAnsiTheme="majorHAnsi"/>
          </w:rPr>
          <w:t xml:space="preserve"> </w:t>
        </w:r>
      </w:ins>
      <w:r w:rsidR="00CC39E7">
        <w:rPr>
          <w:rFonts w:asciiTheme="majorHAnsi" w:hAnsiTheme="majorHAnsi"/>
        </w:rPr>
        <w:t>high dose areas and inaccessible locations.  It can also provide aerial imaging and observation in conjunction with the radiation measurements.  Finally, there is the ability to perform pre-programmed flight paths, which is advantageous for scenarios where routine monitoring is required.</w:t>
      </w:r>
    </w:p>
    <w:p w14:paraId="27458ACF" w14:textId="77777777" w:rsidR="00A40388" w:rsidRDefault="00A40388" w:rsidP="00A40388">
      <w:pPr>
        <w:spacing w:line="360" w:lineRule="auto"/>
        <w:jc w:val="both"/>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CC39E7" w14:paraId="6C69F06D" w14:textId="77777777" w:rsidTr="00CC743F">
        <w:tc>
          <w:tcPr>
            <w:tcW w:w="8161" w:type="dxa"/>
          </w:tcPr>
          <w:p w14:paraId="6B4C6274" w14:textId="0EC360C4" w:rsidR="00CC39E7" w:rsidRDefault="00CC39E7" w:rsidP="00CC39E7">
            <w:pPr>
              <w:spacing w:line="360" w:lineRule="auto"/>
              <w:jc w:val="center"/>
              <w:rPr>
                <w:rFonts w:asciiTheme="majorHAnsi" w:hAnsiTheme="majorHAnsi"/>
              </w:rPr>
            </w:pPr>
            <w:r>
              <w:rPr>
                <w:rFonts w:asciiTheme="majorHAnsi" w:hAnsiTheme="majorHAnsi"/>
                <w:noProof/>
                <w:lang w:val="en-US"/>
              </w:rPr>
              <w:drawing>
                <wp:inline distT="0" distB="0" distL="0" distR="0" wp14:anchorId="7863F48D" wp14:editId="45999DF0">
                  <wp:extent cx="5045075" cy="25228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tec.jpg"/>
                          <pic:cNvPicPr/>
                        </pic:nvPicPr>
                        <pic:blipFill>
                          <a:blip r:embed="rId10">
                            <a:extLst>
                              <a:ext uri="{28A0092B-C50C-407E-A947-70E740481C1C}">
                                <a14:useLocalDpi xmlns:a14="http://schemas.microsoft.com/office/drawing/2010/main" val="0"/>
                              </a:ext>
                            </a:extLst>
                          </a:blip>
                          <a:stretch>
                            <a:fillRect/>
                          </a:stretch>
                        </pic:blipFill>
                        <pic:spPr>
                          <a:xfrm>
                            <a:off x="0" y="0"/>
                            <a:ext cx="5045075" cy="2522855"/>
                          </a:xfrm>
                          <a:prstGeom prst="rect">
                            <a:avLst/>
                          </a:prstGeom>
                        </pic:spPr>
                      </pic:pic>
                    </a:graphicData>
                  </a:graphic>
                </wp:inline>
              </w:drawing>
            </w:r>
          </w:p>
        </w:tc>
      </w:tr>
      <w:tr w:rsidR="00CC39E7" w14:paraId="3444E16E" w14:textId="77777777" w:rsidTr="00CC743F">
        <w:tc>
          <w:tcPr>
            <w:tcW w:w="8161" w:type="dxa"/>
          </w:tcPr>
          <w:p w14:paraId="37398234" w14:textId="7CA28FCB" w:rsidR="00CC39E7" w:rsidRPr="00CC743F" w:rsidRDefault="00CC39E7" w:rsidP="00CC743F">
            <w:pPr>
              <w:jc w:val="center"/>
              <w:rPr>
                <w:i/>
                <w:sz w:val="22"/>
                <w:szCs w:val="22"/>
              </w:rPr>
            </w:pPr>
            <w:r w:rsidRPr="00CC743F">
              <w:rPr>
                <w:i/>
                <w:sz w:val="22"/>
                <w:szCs w:val="22"/>
              </w:rPr>
              <w:t>Fig.</w:t>
            </w:r>
            <w:r w:rsidR="00CC743F" w:rsidRPr="00CC743F">
              <w:rPr>
                <w:i/>
                <w:sz w:val="22"/>
                <w:szCs w:val="22"/>
              </w:rPr>
              <w:t>X.2</w:t>
            </w:r>
            <w:r w:rsidRPr="00CC743F">
              <w:rPr>
                <w:i/>
                <w:sz w:val="22"/>
                <w:szCs w:val="22"/>
              </w:rPr>
              <w:t xml:space="preserve"> The </w:t>
            </w:r>
            <w:proofErr w:type="spellStart"/>
            <w:r w:rsidRPr="00CC743F">
              <w:rPr>
                <w:i/>
                <w:sz w:val="22"/>
                <w:szCs w:val="22"/>
              </w:rPr>
              <w:t>Imitec’s</w:t>
            </w:r>
            <w:proofErr w:type="spellEnd"/>
            <w:r w:rsidRPr="00CC743F">
              <w:rPr>
                <w:i/>
                <w:sz w:val="22"/>
                <w:szCs w:val="22"/>
              </w:rPr>
              <w:t xml:space="preserve"> Advanced Airborne Radiation Monitoring (AARM) UAV (</w:t>
            </w:r>
            <w:ins w:id="42" w:author="Angelos Plastropoulos" w:date="2015-07-13T18:18:00Z">
              <w:r w:rsidR="008918A4">
                <w:rPr>
                  <w:rStyle w:val="selectable"/>
                  <w:rFonts w:eastAsia="Times New Roman" w:cs="Times New Roman"/>
                  <w:i/>
                  <w:sz w:val="22"/>
                  <w:szCs w:val="22"/>
                </w:rPr>
                <w:t>image from</w:t>
              </w:r>
              <w:r w:rsidR="008918A4" w:rsidRPr="00CC743F">
                <w:rPr>
                  <w:i/>
                  <w:sz w:val="22"/>
                  <w:szCs w:val="22"/>
                </w:rPr>
                <w:t xml:space="preserve"> </w:t>
              </w:r>
            </w:ins>
            <w:r w:rsidRPr="00CC743F">
              <w:rPr>
                <w:i/>
                <w:sz w:val="22"/>
                <w:szCs w:val="22"/>
              </w:rPr>
              <w:t>www.imitec.co.uk)</w:t>
            </w:r>
          </w:p>
        </w:tc>
      </w:tr>
    </w:tbl>
    <w:p w14:paraId="31EAFCFE" w14:textId="77777777" w:rsidR="00A40388" w:rsidRDefault="00A40388" w:rsidP="00CC39E7">
      <w:pPr>
        <w:spacing w:line="360" w:lineRule="auto"/>
        <w:jc w:val="center"/>
        <w:rPr>
          <w:rFonts w:asciiTheme="majorHAnsi" w:hAnsiTheme="majorHAnsi"/>
        </w:rPr>
      </w:pPr>
    </w:p>
    <w:p w14:paraId="358466DC" w14:textId="77777777" w:rsidR="00CC39E7" w:rsidRPr="00A40388" w:rsidRDefault="00CC39E7" w:rsidP="00A40388">
      <w:pPr>
        <w:spacing w:line="360" w:lineRule="auto"/>
        <w:jc w:val="both"/>
        <w:rPr>
          <w:rFonts w:asciiTheme="majorHAnsi" w:hAnsiTheme="majorHAnsi"/>
        </w:rPr>
      </w:pPr>
    </w:p>
    <w:p w14:paraId="00167D28" w14:textId="2964FE5B" w:rsidR="009858BC" w:rsidRPr="00E14913" w:rsidRDefault="00D66C37" w:rsidP="00D66C37">
      <w:pPr>
        <w:spacing w:line="360" w:lineRule="auto"/>
        <w:rPr>
          <w:rFonts w:asciiTheme="majorHAnsi" w:hAnsiTheme="majorHAnsi"/>
          <w:sz w:val="28"/>
          <w:szCs w:val="28"/>
        </w:rPr>
      </w:pPr>
      <w:r w:rsidRPr="00D66C37">
        <w:rPr>
          <w:rFonts w:asciiTheme="majorHAnsi" w:hAnsiTheme="majorHAnsi"/>
          <w:sz w:val="28"/>
          <w:szCs w:val="28"/>
        </w:rPr>
        <w:t xml:space="preserve">X.2 </w:t>
      </w:r>
      <w:r w:rsidR="003F0FE4" w:rsidRPr="00D66C37">
        <w:rPr>
          <w:rFonts w:asciiTheme="majorHAnsi" w:hAnsiTheme="majorHAnsi"/>
          <w:sz w:val="28"/>
          <w:szCs w:val="28"/>
        </w:rPr>
        <w:t>UAV flight</w:t>
      </w:r>
    </w:p>
    <w:p w14:paraId="744000A7" w14:textId="77777777" w:rsidR="003F0FE4" w:rsidRDefault="003F0FE4" w:rsidP="00F36EA2">
      <w:pPr>
        <w:spacing w:line="360" w:lineRule="auto"/>
      </w:pPr>
    </w:p>
    <w:p w14:paraId="5230B399" w14:textId="2CA4BE5F" w:rsidR="003B21DD" w:rsidRDefault="00DA2CF6" w:rsidP="00D66C37">
      <w:pPr>
        <w:spacing w:line="360" w:lineRule="auto"/>
        <w:jc w:val="both"/>
      </w:pPr>
      <w:r>
        <w:t>In every mobile robot application, semi-autonomous or autonomous, the task of mapping, localisation, navigation and collision avoidance is important decision in design.  The implementation of each part can be done using properly adapted version</w:t>
      </w:r>
      <w:ins w:id="43" w:author="Theoni Reid" w:date="2015-07-12T10:32:00Z">
        <w:r w:rsidR="00B63963">
          <w:t>s</w:t>
        </w:r>
      </w:ins>
      <w:r>
        <w:t xml:space="preserve"> of popular methods and probabilistic algorithms available in the robotics literature.  This literature review includes the knowledge of related papers concerning UAVs.  In order to be more precise I </w:t>
      </w:r>
      <w:r>
        <w:lastRenderedPageBreak/>
        <w:t xml:space="preserve">focused my research </w:t>
      </w:r>
      <w:ins w:id="44" w:author="Theoni Reid" w:date="2015-07-12T10:32:00Z">
        <w:r w:rsidR="00B63963">
          <w:t>on</w:t>
        </w:r>
      </w:ins>
      <w:r>
        <w:t xml:space="preserve"> quad or multi copters in order to exploit the strengths and combat the weaknesses in this specific configuration.</w:t>
      </w:r>
    </w:p>
    <w:p w14:paraId="41F7BF17" w14:textId="77777777" w:rsidR="00DA2CF6" w:rsidRDefault="00DA2CF6" w:rsidP="00D66C37">
      <w:pPr>
        <w:spacing w:line="360" w:lineRule="auto"/>
        <w:jc w:val="both"/>
      </w:pPr>
    </w:p>
    <w:p w14:paraId="05326E49" w14:textId="01AE3603" w:rsidR="0099699D" w:rsidRDefault="00DA2CF6" w:rsidP="00851DD4">
      <w:pPr>
        <w:spacing w:line="360" w:lineRule="auto"/>
        <w:jc w:val="both"/>
      </w:pPr>
      <w:r w:rsidRPr="003B21DD">
        <w:t>Th</w:t>
      </w:r>
      <w:ins w:id="45" w:author="Theoni Reid" w:date="2015-07-12T10:33:00Z">
        <w:r w:rsidR="00B63963">
          <w:t xml:space="preserve">e Mendes and Ventura </w:t>
        </w:r>
      </w:ins>
      <w:ins w:id="46" w:author="Theoni Reid" w:date="2015-07-12T10:47:00Z">
        <w:r w:rsidR="00A04E91">
          <w:t xml:space="preserve">2012 </w:t>
        </w:r>
      </w:ins>
      <w:r w:rsidRPr="003B21DD">
        <w:t>paper (Mendes and Ventura, 2012)</w:t>
      </w:r>
      <w:r>
        <w:t xml:space="preserve"> </w:t>
      </w:r>
      <w:r w:rsidRPr="003B21DD">
        <w:t xml:space="preserve">proposes an interesting approach to tackle the problem of assisting </w:t>
      </w:r>
      <w:proofErr w:type="spellStart"/>
      <w:r w:rsidRPr="003B21DD">
        <w:t>tele</w:t>
      </w:r>
      <w:proofErr w:type="spellEnd"/>
      <w:r>
        <w:t>-</w:t>
      </w:r>
      <w:r w:rsidRPr="003B21DD">
        <w:t>operation to safely pilot a UAV</w:t>
      </w:r>
      <w:ins w:id="47" w:author="Theoni Reid" w:date="2015-07-12T10:33:00Z">
        <w:r w:rsidR="00B63963">
          <w:t xml:space="preserve">; </w:t>
        </w:r>
      </w:ins>
      <w:r>
        <w:t xml:space="preserve">a concept that is </w:t>
      </w:r>
      <w:ins w:id="48" w:author="Theoni Reid" w:date="2015-07-12T10:33:00Z">
        <w:r w:rsidR="00B63963">
          <w:t>closely related</w:t>
        </w:r>
      </w:ins>
      <w:r>
        <w:t xml:space="preserve"> to the current project</w:t>
      </w:r>
      <w:r w:rsidRPr="003B21DD">
        <w:t>.  More precisely, according to the environment in which the UAV fli</w:t>
      </w:r>
      <w:r>
        <w:t>es, driven by the operator, the researchers</w:t>
      </w:r>
      <w:r w:rsidRPr="003B21DD">
        <w:t xml:space="preserve"> design</w:t>
      </w:r>
      <w:ins w:id="49" w:author="Theoni Reid" w:date="2015-07-12T10:34:00Z">
        <w:r w:rsidR="00B63963">
          <w:t xml:space="preserve">ed </w:t>
        </w:r>
      </w:ins>
      <w:r w:rsidRPr="003B21DD">
        <w:t xml:space="preserve">a process that overrides this operator input either by modulation, inhibition, or replacement with a different input.  The desired goal is to use sensor data to determine an appropriate assisted </w:t>
      </w:r>
      <w:proofErr w:type="spellStart"/>
      <w:r w:rsidRPr="003B21DD">
        <w:t>tele</w:t>
      </w:r>
      <w:proofErr w:type="spellEnd"/>
      <w:r>
        <w:t>-</w:t>
      </w:r>
      <w:r w:rsidRPr="003B21DD">
        <w:t>operation in order to guarantee, to</w:t>
      </w:r>
      <w:r>
        <w:t xml:space="preserve"> </w:t>
      </w:r>
      <w:r w:rsidRPr="003B21DD">
        <w:t>the best of sensor capabilities, a safe flight.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BC565E" w:rsidRPr="00BC565E" w14:paraId="38F50243" w14:textId="77777777" w:rsidTr="00851DD4">
        <w:tc>
          <w:tcPr>
            <w:tcW w:w="8161" w:type="dxa"/>
          </w:tcPr>
          <w:p w14:paraId="13BC46CE" w14:textId="4B5C5485" w:rsidR="00BC565E" w:rsidRPr="00BC565E" w:rsidRDefault="00BC565E" w:rsidP="00BC565E">
            <w:pPr>
              <w:spacing w:line="360" w:lineRule="auto"/>
              <w:jc w:val="center"/>
            </w:pPr>
            <w:r>
              <w:rPr>
                <w:noProof/>
                <w:lang w:val="en-US"/>
              </w:rPr>
              <w:drawing>
                <wp:inline distT="0" distB="0" distL="0" distR="0" wp14:anchorId="30234E2E" wp14:editId="2CC04A65">
                  <wp:extent cx="4419850" cy="250537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4419850" cy="2505370"/>
                          </a:xfrm>
                          <a:prstGeom prst="rect">
                            <a:avLst/>
                          </a:prstGeom>
                        </pic:spPr>
                      </pic:pic>
                    </a:graphicData>
                  </a:graphic>
                </wp:inline>
              </w:drawing>
            </w:r>
          </w:p>
        </w:tc>
      </w:tr>
      <w:tr w:rsidR="00BC565E" w:rsidRPr="00BC565E" w14:paraId="7155DEDE" w14:textId="77777777" w:rsidTr="00851DD4">
        <w:tc>
          <w:tcPr>
            <w:tcW w:w="8161" w:type="dxa"/>
          </w:tcPr>
          <w:p w14:paraId="66D47D7D" w14:textId="205FDF19" w:rsidR="00BC565E" w:rsidRDefault="00BC565E" w:rsidP="00BC565E">
            <w:pPr>
              <w:widowControl w:val="0"/>
              <w:autoSpaceDE w:val="0"/>
              <w:autoSpaceDN w:val="0"/>
              <w:adjustRightInd w:val="0"/>
              <w:rPr>
                <w:rFonts w:ascii="Times" w:hAnsi="Times" w:cs="Times"/>
                <w:lang w:val="en-US"/>
              </w:rPr>
            </w:pPr>
            <w:r>
              <w:rPr>
                <w:rFonts w:ascii="Times" w:hAnsi="Times" w:cs="Times"/>
                <w:noProof/>
                <w:lang w:val="en-US"/>
              </w:rPr>
              <w:drawing>
                <wp:anchor distT="0" distB="0" distL="114300" distR="114300" simplePos="0" relativeHeight="251658240" behindDoc="0" locked="0" layoutInCell="1" allowOverlap="1" wp14:anchorId="03834F22" wp14:editId="1FB571C8">
                  <wp:simplePos x="0" y="0"/>
                  <wp:positionH relativeFrom="column">
                    <wp:posOffset>914400</wp:posOffset>
                  </wp:positionH>
                  <wp:positionV relativeFrom="paragraph">
                    <wp:posOffset>635</wp:posOffset>
                  </wp:positionV>
                  <wp:extent cx="2903220" cy="23196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220" cy="2319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lang w:val="en-US"/>
              </w:rPr>
              <w:t xml:space="preserve"> </w:t>
            </w:r>
          </w:p>
          <w:p w14:paraId="71B61523" w14:textId="77777777" w:rsidR="00BC565E" w:rsidRPr="00BC565E" w:rsidRDefault="00BC565E" w:rsidP="00BC565E">
            <w:pPr>
              <w:spacing w:line="360" w:lineRule="auto"/>
              <w:jc w:val="center"/>
            </w:pPr>
          </w:p>
        </w:tc>
      </w:tr>
      <w:tr w:rsidR="00BC565E" w:rsidRPr="00BC565E" w14:paraId="76981A1C" w14:textId="77777777" w:rsidTr="00851DD4">
        <w:tc>
          <w:tcPr>
            <w:tcW w:w="8161" w:type="dxa"/>
          </w:tcPr>
          <w:p w14:paraId="673AF9FB" w14:textId="77777777" w:rsidR="00DA401F" w:rsidRDefault="00DA401F" w:rsidP="00851DD4">
            <w:pPr>
              <w:jc w:val="center"/>
              <w:rPr>
                <w:i/>
                <w:sz w:val="22"/>
                <w:szCs w:val="22"/>
              </w:rPr>
            </w:pPr>
          </w:p>
          <w:p w14:paraId="580FF0DC" w14:textId="7E506AF5" w:rsidR="00BC565E" w:rsidRPr="00BC565E" w:rsidRDefault="00BC565E" w:rsidP="00851DD4">
            <w:pPr>
              <w:jc w:val="center"/>
              <w:rPr>
                <w:i/>
                <w:sz w:val="22"/>
                <w:szCs w:val="22"/>
              </w:rPr>
            </w:pPr>
            <w:r w:rsidRPr="00BC565E">
              <w:rPr>
                <w:i/>
                <w:sz w:val="22"/>
                <w:szCs w:val="22"/>
              </w:rPr>
              <w:t>Fig.</w:t>
            </w:r>
            <w:r w:rsidR="00CC743F">
              <w:rPr>
                <w:i/>
                <w:sz w:val="22"/>
                <w:szCs w:val="22"/>
              </w:rPr>
              <w:t>X.3</w:t>
            </w:r>
            <w:r w:rsidRPr="00BC565E">
              <w:rPr>
                <w:i/>
                <w:sz w:val="22"/>
                <w:szCs w:val="22"/>
              </w:rPr>
              <w:t xml:space="preserve"> Full architecture of the proposed approach and flow chart of the decision block</w:t>
            </w:r>
            <w:r w:rsidR="00851DD4">
              <w:rPr>
                <w:i/>
                <w:sz w:val="22"/>
                <w:szCs w:val="22"/>
              </w:rPr>
              <w:t xml:space="preserve"> </w:t>
            </w:r>
            <w:r w:rsidR="00851DD4" w:rsidRPr="00851DD4">
              <w:rPr>
                <w:i/>
                <w:sz w:val="22"/>
                <w:szCs w:val="22"/>
              </w:rPr>
              <w:t>(</w:t>
            </w:r>
            <w:ins w:id="50" w:author="Angelos Plastropoulos" w:date="2015-07-13T18:18:00Z">
              <w:r w:rsidR="008918A4">
                <w:rPr>
                  <w:rStyle w:val="selectable"/>
                  <w:rFonts w:eastAsia="Times New Roman" w:cs="Times New Roman"/>
                  <w:i/>
                  <w:sz w:val="22"/>
                  <w:szCs w:val="22"/>
                </w:rPr>
                <w:t>image from</w:t>
              </w:r>
              <w:r w:rsidR="008918A4" w:rsidRPr="00851DD4">
                <w:rPr>
                  <w:i/>
                  <w:sz w:val="22"/>
                  <w:szCs w:val="22"/>
                </w:rPr>
                <w:t xml:space="preserve"> </w:t>
              </w:r>
            </w:ins>
            <w:r w:rsidR="00851DD4" w:rsidRPr="00851DD4">
              <w:rPr>
                <w:i/>
                <w:sz w:val="22"/>
                <w:szCs w:val="22"/>
              </w:rPr>
              <w:t>Mendes and Ventura, 2012)</w:t>
            </w:r>
          </w:p>
        </w:tc>
      </w:tr>
    </w:tbl>
    <w:p w14:paraId="5ED52F49" w14:textId="77777777" w:rsidR="00BC565E" w:rsidRDefault="00BC565E" w:rsidP="00BC565E">
      <w:pPr>
        <w:spacing w:line="360" w:lineRule="auto"/>
        <w:jc w:val="center"/>
      </w:pPr>
    </w:p>
    <w:p w14:paraId="2C385D70" w14:textId="4348753F" w:rsidR="00DA2CF6" w:rsidRDefault="00DA2CF6" w:rsidP="00DA2CF6">
      <w:pPr>
        <w:spacing w:line="360" w:lineRule="auto"/>
        <w:jc w:val="both"/>
      </w:pPr>
      <w:r>
        <w:lastRenderedPageBreak/>
        <w:t xml:space="preserve">The </w:t>
      </w:r>
      <w:ins w:id="51" w:author="Theoni Reid" w:date="2015-07-12T10:35:00Z">
        <w:r w:rsidR="00B63963">
          <w:t>investigators</w:t>
        </w:r>
      </w:ins>
      <w:r w:rsidRPr="003B21DD">
        <w:t xml:space="preserve"> assume that the UAV operates in unknown, unstructured, GPS-denied, and indoor environments, </w:t>
      </w:r>
      <w:ins w:id="52" w:author="Theoni Reid" w:date="2015-07-12T10:36:00Z">
        <w:r w:rsidR="00B63963">
          <w:t>therefore</w:t>
        </w:r>
      </w:ins>
      <w:r w:rsidRPr="003B21DD">
        <w:t xml:space="preserve"> the main</w:t>
      </w:r>
      <w:ins w:id="53" w:author="Theoni Reid" w:date="2015-07-12T10:36:00Z">
        <w:r w:rsidR="00B63963">
          <w:t xml:space="preserve"> potential</w:t>
        </w:r>
      </w:ins>
      <w:r w:rsidRPr="003B21DD">
        <w:t xml:space="preserve"> threat is collision with obstacles.  Thus, distance sensors are used to detect and map these obstacles. </w:t>
      </w:r>
      <w:r>
        <w:t xml:space="preserve"> </w:t>
      </w:r>
      <w:r w:rsidRPr="003B21DD">
        <w:t xml:space="preserve">The approach is based on the </w:t>
      </w:r>
      <w:proofErr w:type="spellStart"/>
      <w:r w:rsidRPr="003B21DD">
        <w:t>FastSLAM</w:t>
      </w:r>
      <w:proofErr w:type="spellEnd"/>
      <w:r w:rsidRPr="003B21DD">
        <w:t xml:space="preserve"> algorithm, together with 3D occupancy grid mapping.  Using these techniques they are able to estimate the vehicle’s position in the map.  At this point a classifier makes a decision based on danger assessment.  This classifier overrides the user’s inputs if they compromise the quad copter’s physical integrity in the near future.  Overriding may extend from simple velocity reduction to, in extreme cases, an evasive manoeuvre</w:t>
      </w:r>
      <w:r>
        <w:t xml:space="preserve"> (fig.X.3)</w:t>
      </w:r>
      <w:r w:rsidRPr="003B21DD">
        <w:t>.</w:t>
      </w:r>
    </w:p>
    <w:p w14:paraId="059F3489" w14:textId="77777777" w:rsidR="003B21DD" w:rsidRDefault="003B21DD" w:rsidP="003B21DD">
      <w:pPr>
        <w:spacing w:line="360" w:lineRule="auto"/>
        <w:jc w:val="both"/>
      </w:pPr>
    </w:p>
    <w:p w14:paraId="14E70827" w14:textId="5B8E7241" w:rsidR="00DA2CF6" w:rsidRDefault="00DA2CF6" w:rsidP="00DA2CF6">
      <w:pPr>
        <w:spacing w:line="360" w:lineRule="auto"/>
        <w:jc w:val="both"/>
      </w:pPr>
      <w:r>
        <w:t xml:space="preserve">The approach assumes that the attitude is known using the on-board IMU so the problem is to define the position of the UAV.  Using </w:t>
      </w:r>
      <w:proofErr w:type="spellStart"/>
      <w:r>
        <w:t>FastSLAM</w:t>
      </w:r>
      <w:proofErr w:type="spellEnd"/>
      <w:r>
        <w:t xml:space="preserve"> they can estimate</w:t>
      </w:r>
      <w:ins w:id="54" w:author="Theoni Reid" w:date="2015-07-12T10:37:00Z">
        <w:r w:rsidR="00B63963">
          <w:t xml:space="preserve"> both</w:t>
        </w:r>
      </w:ins>
      <w:r>
        <w:t xml:space="preserve"> the position and the map of a robot simultaneously.  The classifier takes</w:t>
      </w:r>
      <w:ins w:id="55" w:author="Theoni Reid" w:date="2015-07-12T10:37:00Z">
        <w:r w:rsidR="00B63963">
          <w:t xml:space="preserve"> the position estimation and the map</w:t>
        </w:r>
      </w:ins>
      <w:r>
        <w:t xml:space="preserve"> as inputs.  It categorises each cell of a 3D occupancy grid in one of 3 states Free, Unknown and Occupied.  Given the operator’s inputs, the classifier computes the desired direction for the vehicle and the distance to the first non-Free cell.  If the closest cell is occupied, the inputs are altered accordingly so that the UAV will remain safe and then </w:t>
      </w:r>
      <w:ins w:id="56" w:author="Theoni Reid" w:date="2015-07-12T10:38:00Z">
        <w:r w:rsidR="00B63963">
          <w:t xml:space="preserve">they </w:t>
        </w:r>
      </w:ins>
      <w:r>
        <w:t xml:space="preserve">are applied to the navigation. If the closest cell is Unknown and if the distance to it is higher than a certain threshold, the algorithm checks whether there is any sonar aligned with the desired direction.  Otherwise, the algorithm will autonomously rotate the vehicle and then applies the same speed </w:t>
      </w:r>
      <w:ins w:id="57" w:author="Theoni Reid" w:date="2015-07-12T10:38:00Z">
        <w:r w:rsidR="00B63963">
          <w:t xml:space="preserve">that </w:t>
        </w:r>
      </w:ins>
      <w:r>
        <w:t xml:space="preserve">the user demanded. </w:t>
      </w:r>
    </w:p>
    <w:p w14:paraId="7E30895F" w14:textId="77777777" w:rsidR="00DA2CF6" w:rsidRDefault="00DA2CF6" w:rsidP="00DA2CF6">
      <w:pPr>
        <w:spacing w:line="360" w:lineRule="auto"/>
        <w:jc w:val="both"/>
      </w:pPr>
    </w:p>
    <w:p w14:paraId="7652B8F0" w14:textId="6207CE80" w:rsidR="00D66C37" w:rsidRDefault="00B63963" w:rsidP="00DA2CF6">
      <w:pPr>
        <w:spacing w:line="360" w:lineRule="auto"/>
        <w:jc w:val="both"/>
      </w:pPr>
      <w:ins w:id="58" w:author="Theoni Reid" w:date="2015-07-12T10:38:00Z">
        <w:r>
          <w:t xml:space="preserve">This </w:t>
        </w:r>
      </w:ins>
      <w:ins w:id="59" w:author="Theoni Reid" w:date="2015-07-12T10:39:00Z">
        <w:r>
          <w:t>remarkably</w:t>
        </w:r>
      </w:ins>
      <w:r w:rsidR="00DA2CF6">
        <w:t xml:space="preserve"> interesting approach </w:t>
      </w:r>
      <w:ins w:id="60" w:author="Theoni Reid" w:date="2015-07-12T10:39:00Z">
        <w:r>
          <w:t xml:space="preserve">is </w:t>
        </w:r>
      </w:ins>
      <w:r w:rsidR="00DA2CF6">
        <w:t>based on</w:t>
      </w:r>
      <w:r w:rsidR="00DA2CF6" w:rsidRPr="007B2E39">
        <w:t xml:space="preserve"> short-term, rough mapping of the nearby environment.</w:t>
      </w:r>
      <w:r w:rsidR="00DA2CF6">
        <w:t xml:space="preserve">  The researchers argued that the real world experiments were successful and</w:t>
      </w:r>
      <w:ins w:id="61" w:author="Theoni Reid" w:date="2015-07-12T10:39:00Z">
        <w:r>
          <w:t xml:space="preserve"> thus</w:t>
        </w:r>
      </w:ins>
      <w:r w:rsidR="00DA2CF6">
        <w:t xml:space="preserve"> verified the design.  </w:t>
      </w:r>
      <w:r w:rsidR="00DA2CF6" w:rsidRPr="00B3247A">
        <w:t xml:space="preserve">However, it is </w:t>
      </w:r>
      <w:ins w:id="62" w:author="Theoni Reid" w:date="2015-07-12T10:40:00Z">
        <w:r>
          <w:t>also mentioned</w:t>
        </w:r>
      </w:ins>
      <w:r w:rsidR="00DA2CF6" w:rsidRPr="00B3247A">
        <w:t xml:space="preserve"> that the four sonars, which were used as proximity sensors, recorded the readings with the quad-rotor’s motors </w:t>
      </w:r>
      <w:ins w:id="63" w:author="Theoni Reid" w:date="2015-07-12T10:40:00Z">
        <w:r w:rsidR="00A04E91">
          <w:t xml:space="preserve">set </w:t>
        </w:r>
      </w:ins>
      <w:r w:rsidR="00DA2CF6" w:rsidRPr="00B3247A">
        <w:t>off, for safety issues.</w:t>
      </w:r>
      <w:ins w:id="64" w:author="Theoni Reid" w:date="2015-07-12T10:43:00Z">
        <w:r w:rsidR="00A04E91">
          <w:t xml:space="preserve"> Despite the </w:t>
        </w:r>
      </w:ins>
      <w:ins w:id="65" w:author="Theoni Reid" w:date="2015-07-12T10:44:00Z">
        <w:r w:rsidR="00A04E91">
          <w:t>safety</w:t>
        </w:r>
      </w:ins>
      <w:ins w:id="66" w:author="Theoni Reid" w:date="2015-07-12T10:43:00Z">
        <w:r w:rsidR="00A04E91">
          <w:t xml:space="preserve"> </w:t>
        </w:r>
      </w:ins>
      <w:ins w:id="67" w:author="Theoni Reid" w:date="2015-07-12T10:44:00Z">
        <w:r w:rsidR="00A04E91">
          <w:t>benefits in such a</w:t>
        </w:r>
      </w:ins>
      <w:ins w:id="68" w:author="Theoni Reid" w:date="2015-07-12T10:43:00Z">
        <w:r w:rsidR="00A04E91">
          <w:t xml:space="preserve"> procedure</w:t>
        </w:r>
      </w:ins>
      <w:ins w:id="69" w:author="Theoni Reid" w:date="2015-07-12T10:45:00Z">
        <w:r w:rsidR="00A04E91">
          <w:t xml:space="preserve"> the result of the tests could be inaccurate, considering that </w:t>
        </w:r>
      </w:ins>
      <w:ins w:id="70" w:author="Theoni Reid" w:date="2015-07-12T10:46:00Z">
        <w:r w:rsidR="00A04E91">
          <w:t>sonars with</w:t>
        </w:r>
      </w:ins>
      <w:r w:rsidR="00DA2CF6">
        <w:t xml:space="preserve"> the</w:t>
      </w:r>
      <w:ins w:id="71" w:author="Theoni Reid" w:date="2015-07-12T10:45:00Z">
        <w:r w:rsidR="00A04E91">
          <w:t>ir</w:t>
        </w:r>
      </w:ins>
      <w:r w:rsidR="00DA2CF6">
        <w:t xml:space="preserve"> rotors switched on take error prone readings</w:t>
      </w:r>
      <w:ins w:id="72" w:author="Theoni Reid" w:date="2015-07-12T10:46:00Z">
        <w:r w:rsidR="00A04E91">
          <w:t>.</w:t>
        </w:r>
      </w:ins>
    </w:p>
    <w:p w14:paraId="77FC58C4" w14:textId="3C04C8B4" w:rsidR="00DA2CF6" w:rsidRPr="00611F4C" w:rsidRDefault="00DA2CF6" w:rsidP="00DA2CF6">
      <w:pPr>
        <w:spacing w:line="360" w:lineRule="auto"/>
        <w:jc w:val="both"/>
      </w:pPr>
      <w:r>
        <w:lastRenderedPageBreak/>
        <w:t>In t</w:t>
      </w:r>
      <w:ins w:id="73" w:author="Theoni Reid" w:date="2015-07-12T10:47:00Z">
        <w:r w:rsidR="00A04E91">
          <w:rPr>
            <w:lang w:val="en-US"/>
          </w:rPr>
          <w:t>he Chen 2013</w:t>
        </w:r>
      </w:ins>
      <w:r>
        <w:t xml:space="preserve"> paper </w:t>
      </w:r>
      <w:r w:rsidRPr="00611F4C">
        <w:t xml:space="preserve">(Chen et al., 2013) </w:t>
      </w:r>
      <w:r>
        <w:t xml:space="preserve">the effort of </w:t>
      </w:r>
      <w:ins w:id="74" w:author="Theoni Reid" w:date="2015-07-12T10:48:00Z">
        <w:r w:rsidR="00A04E91">
          <w:t xml:space="preserve">the </w:t>
        </w:r>
      </w:ins>
      <w:r>
        <w:t xml:space="preserve">research team to develop a UAV system capable of autonomously navigating in a one-level building and producing a 2D map of the space is presented.  Moreover, there were specific requirements from the academic partners that needed to be satisfied.  More precisely, the system </w:t>
      </w:r>
      <w:ins w:id="75" w:author="Theoni Reid" w:date="2015-07-12T10:48:00Z">
        <w:r w:rsidR="00A04E91">
          <w:t xml:space="preserve">had to </w:t>
        </w:r>
      </w:ins>
      <w:r>
        <w:t>be based on an inexpensive, upgradeable, and reconfigurable solution with commercial off-the-shelf (COTS) products.</w:t>
      </w:r>
    </w:p>
    <w:p w14:paraId="26E63D7B" w14:textId="77777777" w:rsidR="00DA2CF6" w:rsidRDefault="00DA2CF6" w:rsidP="00DA2CF6">
      <w:pPr>
        <w:spacing w:line="360" w:lineRule="auto"/>
        <w:jc w:val="both"/>
      </w:pPr>
    </w:p>
    <w:p w14:paraId="69D16F46" w14:textId="77777777" w:rsidR="00DA2CF6" w:rsidRDefault="00DA2CF6" w:rsidP="00DA2CF6">
      <w:pPr>
        <w:spacing w:line="360" w:lineRule="auto"/>
        <w:jc w:val="both"/>
      </w:pPr>
      <w:r>
        <w:t xml:space="preserve">The hardware of the project consists of an </w:t>
      </w:r>
      <w:proofErr w:type="spellStart"/>
      <w:r>
        <w:t>AeroQuad</w:t>
      </w:r>
      <w:proofErr w:type="spellEnd"/>
      <w:r>
        <w:t xml:space="preserve"> quad copter, a 54-Pin </w:t>
      </w:r>
      <w:proofErr w:type="spellStart"/>
      <w:r>
        <w:t>Arduino</w:t>
      </w:r>
      <w:proofErr w:type="spellEnd"/>
      <w:r>
        <w:t xml:space="preserve"> Mega SDK microcontroller, a Samsung Galaxy SIII Android smartphone, and </w:t>
      </w:r>
      <w:proofErr w:type="spellStart"/>
      <w:r>
        <w:t>MaxBotix</w:t>
      </w:r>
      <w:proofErr w:type="spellEnd"/>
      <w:r>
        <w:t xml:space="preserve"> ultrasonic range sensors.</w:t>
      </w:r>
    </w:p>
    <w:p w14:paraId="22A6B73C" w14:textId="77777777" w:rsidR="00DA2CF6" w:rsidRDefault="00DA2CF6" w:rsidP="00DA2CF6">
      <w:pPr>
        <w:spacing w:line="360" w:lineRule="auto"/>
      </w:pPr>
    </w:p>
    <w:p w14:paraId="540546DC" w14:textId="3FB02A78" w:rsidR="00611F4C" w:rsidRDefault="00DA2CF6" w:rsidP="00DA2CF6">
      <w:pPr>
        <w:spacing w:line="360" w:lineRule="auto"/>
        <w:jc w:val="both"/>
      </w:pPr>
      <w:r>
        <w:t xml:space="preserve">For the navigation task of the project they decided to use </w:t>
      </w:r>
      <w:proofErr w:type="spellStart"/>
      <w:r>
        <w:t>Voronoi</w:t>
      </w:r>
      <w:proofErr w:type="spellEnd"/>
      <w:r>
        <w:t xml:space="preserve"> Fast Marching motion planner.  They argued that this approach offers a thorough description of the exploration process, </w:t>
      </w:r>
      <w:ins w:id="76" w:author="Theoni Reid" w:date="2015-07-12T10:49:00Z">
        <w:r w:rsidR="00A04E91">
          <w:t xml:space="preserve">the </w:t>
        </w:r>
      </w:ins>
      <w:r>
        <w:t xml:space="preserve">ability to integrate with SLAM, and </w:t>
      </w:r>
      <w:ins w:id="77" w:author="Theoni Reid" w:date="2015-07-12T10:49:00Z">
        <w:r w:rsidR="00A04E91">
          <w:t xml:space="preserve">the </w:t>
        </w:r>
      </w:ins>
      <w:r>
        <w:t>potential to safely and effectively navig</w:t>
      </w:r>
      <w:ins w:id="78" w:author="Theoni Reid" w:date="2015-07-12T10:49:00Z">
        <w:r w:rsidR="00A04E91">
          <w:t>ate</w:t>
        </w:r>
      </w:ins>
      <w:r>
        <w:t xml:space="preserve"> with a limited field of view.  In the SLAM part of the project they evaluated different existing approaches like </w:t>
      </w:r>
      <w:proofErr w:type="spellStart"/>
      <w:r>
        <w:t>GraphSLAM</w:t>
      </w:r>
      <w:proofErr w:type="spellEnd"/>
      <w:r>
        <w:t xml:space="preserve">, </w:t>
      </w:r>
      <w:proofErr w:type="spellStart"/>
      <w:r>
        <w:t>EKFSlam</w:t>
      </w:r>
      <w:proofErr w:type="spellEnd"/>
      <w:r>
        <w:t xml:space="preserve">, </w:t>
      </w:r>
      <w:proofErr w:type="spellStart"/>
      <w:r>
        <w:t>GridSLAM</w:t>
      </w:r>
      <w:proofErr w:type="spellEnd"/>
      <w:r>
        <w:t xml:space="preserve"> and </w:t>
      </w:r>
      <w:proofErr w:type="spellStart"/>
      <w:r>
        <w:t>FastSLAM</w:t>
      </w:r>
      <w:proofErr w:type="spellEnd"/>
      <w:r>
        <w:t xml:space="preserve">.  They </w:t>
      </w:r>
      <w:ins w:id="79" w:author="Theoni Reid" w:date="2015-07-12T10:50:00Z">
        <w:r w:rsidR="003D0772">
          <w:t>resolved on</w:t>
        </w:r>
      </w:ins>
      <w:r>
        <w:t xml:space="preserve"> choosing the latter, since </w:t>
      </w:r>
      <w:proofErr w:type="spellStart"/>
      <w:r>
        <w:t>FastSLAM</w:t>
      </w:r>
      <w:proofErr w:type="spellEnd"/>
      <w:r>
        <w:t xml:space="preserve"> is computationally efficient and likely to overcome inaccurate data making it the preferred algorithm for this project</w:t>
      </w:r>
    </w:p>
    <w:p w14:paraId="7E75BD22" w14:textId="77777777" w:rsidR="00DA2CF6" w:rsidRDefault="00DA2CF6" w:rsidP="00DA2CF6">
      <w:pPr>
        <w:spacing w:line="360" w:lineRule="auto"/>
        <w:jc w:val="both"/>
      </w:pPr>
    </w:p>
    <w:p w14:paraId="624D237B" w14:textId="645A20B9" w:rsidR="00611F4C" w:rsidRDefault="00DA2CF6" w:rsidP="00DA2CF6">
      <w:pPr>
        <w:spacing w:line="360" w:lineRule="auto"/>
        <w:jc w:val="both"/>
      </w:pPr>
      <w:r w:rsidRPr="00B3247A">
        <w:t>Having made these decisions about the algorithms the research team designed the simulation part of the project</w:t>
      </w:r>
      <w:r>
        <w:t>.  In the paper, they presented the results related to the mapping algorithm and the navigation one.  They cited that they ha</w:t>
      </w:r>
      <w:ins w:id="80" w:author="Theoni Reid" w:date="2015-07-12T10:52:00Z">
        <w:r w:rsidR="003D0772">
          <w:t>d</w:t>
        </w:r>
      </w:ins>
      <w:r>
        <w:t xml:space="preserve">n’t managed to construct the localization prototype due to the lack of time and the complexity, thus they couldn’t present results of the </w:t>
      </w:r>
      <w:proofErr w:type="spellStart"/>
      <w:r>
        <w:t>FastSLAM</w:t>
      </w:r>
      <w:proofErr w:type="spellEnd"/>
      <w:r>
        <w:t xml:space="preserve"> approach.  As expected, they did not present results from any real experiments.</w:t>
      </w:r>
    </w:p>
    <w:p w14:paraId="19CD4AB5" w14:textId="77777777" w:rsidR="00DA2CF6" w:rsidRDefault="00DA2CF6" w:rsidP="00611F4C">
      <w:pPr>
        <w:spacing w:line="360" w:lineRule="auto"/>
      </w:pPr>
    </w:p>
    <w:p w14:paraId="424F7FC3" w14:textId="412F6196" w:rsidR="00611F4C" w:rsidRDefault="003D0772" w:rsidP="000B4D75">
      <w:pPr>
        <w:spacing w:line="360" w:lineRule="auto"/>
        <w:jc w:val="both"/>
      </w:pPr>
      <w:ins w:id="81" w:author="Theoni Reid" w:date="2015-07-12T10:54:00Z">
        <w:r>
          <w:t>Due to the lack of actual experimentation</w:t>
        </w:r>
      </w:ins>
      <w:ins w:id="82" w:author="Theoni Reid" w:date="2015-07-12T10:57:00Z">
        <w:r>
          <w:t xml:space="preserve"> and the incomplete state of the simulation results</w:t>
        </w:r>
      </w:ins>
      <w:ins w:id="83" w:author="Theoni Reid" w:date="2015-07-12T10:54:00Z">
        <w:r>
          <w:t xml:space="preserve"> this paper </w:t>
        </w:r>
      </w:ins>
      <w:ins w:id="84" w:author="Theoni Reid" w:date="2015-07-12T10:55:00Z">
        <w:r>
          <w:t>could be deemed</w:t>
        </w:r>
      </w:ins>
      <w:r w:rsidR="00611F4C">
        <w:t xml:space="preserve"> a premature project Nevertheless, it</w:t>
      </w:r>
      <w:ins w:id="85" w:author="Theoni Reid" w:date="2015-07-12T10:57:00Z">
        <w:r>
          <w:t xml:space="preserve"> is </w:t>
        </w:r>
      </w:ins>
      <w:r w:rsidR="00611F4C">
        <w:t xml:space="preserve">interesting to read since it assesses available methods for </w:t>
      </w:r>
      <w:r w:rsidR="00611F4C">
        <w:lastRenderedPageBreak/>
        <w:t xml:space="preserve">navigation and SLAM and also describes their experiences from the sensors’ </w:t>
      </w:r>
      <w:r w:rsidR="000B4D75">
        <w:t>behaviour</w:t>
      </w:r>
      <w:r w:rsidR="00611F4C">
        <w:t xml:space="preserve"> (in the calibration stage).</w:t>
      </w:r>
    </w:p>
    <w:p w14:paraId="487D3CD2" w14:textId="77777777" w:rsidR="00611F4C" w:rsidRDefault="00611F4C" w:rsidP="00611F4C">
      <w:pPr>
        <w:spacing w:line="360" w:lineRule="auto"/>
      </w:pPr>
    </w:p>
    <w:p w14:paraId="3456F282" w14:textId="56F44540" w:rsidR="000B4D75" w:rsidRDefault="00DA2CF6" w:rsidP="000B4D75">
      <w:pPr>
        <w:spacing w:line="360" w:lineRule="auto"/>
        <w:jc w:val="both"/>
      </w:pPr>
      <w:r>
        <w:t>On the contrary to the previous</w:t>
      </w:r>
      <w:ins w:id="86" w:author="Theoni Reid" w:date="2015-07-12T10:58:00Z">
        <w:r w:rsidR="003D0772">
          <w:t xml:space="preserve"> study</w:t>
        </w:r>
      </w:ins>
      <w:r>
        <w:t xml:space="preserve">, a complete and interesting approach is presented in </w:t>
      </w:r>
      <w:proofErr w:type="spellStart"/>
      <w:ins w:id="87" w:author="Theoni Reid" w:date="2015-07-12T10:58:00Z">
        <w:r w:rsidR="003D0772">
          <w:t>Hrabar’s</w:t>
        </w:r>
        <w:proofErr w:type="spellEnd"/>
        <w:r w:rsidR="003D0772">
          <w:t xml:space="preserve"> 2011 paper </w:t>
        </w:r>
      </w:ins>
      <w:r w:rsidRPr="000B4D75">
        <w:t>(</w:t>
      </w:r>
      <w:proofErr w:type="spellStart"/>
      <w:r w:rsidRPr="000B4D75">
        <w:t>Hrabar</w:t>
      </w:r>
      <w:proofErr w:type="spellEnd"/>
      <w:r w:rsidRPr="000B4D75">
        <w:t>, 2011)</w:t>
      </w:r>
      <w:r>
        <w:t>.  In cases where UAVs performs real applications</w:t>
      </w:r>
      <w:r w:rsidRPr="000B4D75">
        <w:t xml:space="preserve"> there is a need to move in cluttered environments, making collisions a real possibility. This paper comes to propose an interesting 3D reactive obstacle avoidance technique suitable for UAVs fl</w:t>
      </w:r>
      <w:ins w:id="88" w:author="Theoni Reid" w:date="2015-07-12T10:59:00Z">
        <w:r w:rsidR="003D0772">
          <w:t>ight</w:t>
        </w:r>
      </w:ins>
      <w:r w:rsidRPr="000B4D75">
        <w:t xml:space="preserve"> in point-to-point trajectories.</w:t>
      </w:r>
    </w:p>
    <w:p w14:paraId="1514AA79" w14:textId="77777777" w:rsidR="00DA2CF6" w:rsidRDefault="00DA2CF6" w:rsidP="000B4D75">
      <w:pPr>
        <w:spacing w:line="360" w:lineRule="auto"/>
        <w:jc w:val="both"/>
      </w:pPr>
    </w:p>
    <w:p w14:paraId="3A1C63A2" w14:textId="623C8146" w:rsidR="00DA2CF6" w:rsidRDefault="00DA2CF6" w:rsidP="00DA2CF6">
      <w:pPr>
        <w:spacing w:line="360" w:lineRule="auto"/>
        <w:jc w:val="both"/>
      </w:pPr>
      <w:r w:rsidRPr="000B4D75">
        <w:t>In the introduction the author presents us with common disadvantages in the existing approaches.  He refers to techniques that check only current sensor’s field of view without keeping memory and also</w:t>
      </w:r>
      <w:ins w:id="89" w:author="Theoni Reid" w:date="2015-07-12T10:59:00Z">
        <w:r w:rsidR="003D0772">
          <w:t xml:space="preserve"> refers to</w:t>
        </w:r>
      </w:ins>
      <w:r w:rsidRPr="000B4D75">
        <w:t xml:space="preserve"> techniques that propose escape points without taking into account the goal point. </w:t>
      </w:r>
      <w:r>
        <w:t xml:space="preserve"> </w:t>
      </w:r>
      <w:proofErr w:type="spellStart"/>
      <w:ins w:id="90" w:author="Theoni Reid" w:date="2015-07-12T11:00:00Z">
        <w:r w:rsidR="003D0772">
          <w:t>Ensuingly</w:t>
        </w:r>
      </w:ins>
      <w:proofErr w:type="spellEnd"/>
      <w:r>
        <w:t>, he counterp</w:t>
      </w:r>
      <w:r w:rsidRPr="000B4D75">
        <w:t>o</w:t>
      </w:r>
      <w:ins w:id="91" w:author="Angelos Plastropoulos" w:date="2015-07-13T18:04:00Z">
        <w:r w:rsidR="00A30609">
          <w:t>i</w:t>
        </w:r>
      </w:ins>
      <w:r w:rsidRPr="000B4D75">
        <w:t>ses an approach where a cylindrical volume in front of the UAV checks for potential collisions and when one is detected an intermediate waypoint (</w:t>
      </w:r>
      <w:r>
        <w:t>Escape Point) is found in free-</w:t>
      </w:r>
      <w:r w:rsidRPr="000B4D75">
        <w:t>space that provides a route past the obstacles that have been mapped</w:t>
      </w:r>
      <w:r>
        <w:t xml:space="preserve"> (fig.X.4)</w:t>
      </w:r>
      <w:r w:rsidRPr="000B4D75">
        <w:t>. The Escape Point search proceeds on a series of concentric ellipses, the shape and orientation of which can be adjusted to favour horizontal or vertical avoidance manoeuvres</w:t>
      </w:r>
      <w:r>
        <w:t xml:space="preserve"> (fig.X.5)</w:t>
      </w:r>
      <w:r w:rsidRPr="000B4D75">
        <w:t>. Since a waypoint is produced, the technique is suitable for integration with global path planners that plan between waypoints.</w:t>
      </w:r>
    </w:p>
    <w:p w14:paraId="5340A063" w14:textId="77777777" w:rsidR="00D51168" w:rsidRDefault="00D51168" w:rsidP="000B4D75">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D51168" w14:paraId="18FE5A9B" w14:textId="77777777" w:rsidTr="00D51168">
        <w:tc>
          <w:tcPr>
            <w:tcW w:w="8161" w:type="dxa"/>
          </w:tcPr>
          <w:p w14:paraId="1112CAE5" w14:textId="6B0D7AE5" w:rsidR="00D51168" w:rsidRDefault="00D51168" w:rsidP="00D51168">
            <w:pPr>
              <w:spacing w:line="360" w:lineRule="auto"/>
              <w:jc w:val="center"/>
            </w:pPr>
            <w:r>
              <w:rPr>
                <w:noProof/>
                <w:lang w:val="en-US"/>
              </w:rPr>
              <w:lastRenderedPageBreak/>
              <w:drawing>
                <wp:inline distT="0" distB="0" distL="0" distR="0" wp14:anchorId="7F30815F" wp14:editId="0A48E4B0">
                  <wp:extent cx="4611381" cy="2916576"/>
                  <wp:effectExtent l="0" t="0" r="1143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e.jpg"/>
                          <pic:cNvPicPr/>
                        </pic:nvPicPr>
                        <pic:blipFill>
                          <a:blip r:embed="rId13">
                            <a:extLst>
                              <a:ext uri="{28A0092B-C50C-407E-A947-70E740481C1C}">
                                <a14:useLocalDpi xmlns:a14="http://schemas.microsoft.com/office/drawing/2010/main" val="0"/>
                              </a:ext>
                            </a:extLst>
                          </a:blip>
                          <a:stretch>
                            <a:fillRect/>
                          </a:stretch>
                        </pic:blipFill>
                        <pic:spPr>
                          <a:xfrm>
                            <a:off x="0" y="0"/>
                            <a:ext cx="4611757" cy="2916814"/>
                          </a:xfrm>
                          <a:prstGeom prst="rect">
                            <a:avLst/>
                          </a:prstGeom>
                        </pic:spPr>
                      </pic:pic>
                    </a:graphicData>
                  </a:graphic>
                </wp:inline>
              </w:drawing>
            </w:r>
          </w:p>
        </w:tc>
      </w:tr>
      <w:tr w:rsidR="00D51168" w14:paraId="5DABCFBD" w14:textId="77777777" w:rsidTr="00D51168">
        <w:tc>
          <w:tcPr>
            <w:tcW w:w="8161" w:type="dxa"/>
          </w:tcPr>
          <w:p w14:paraId="70E6B49D" w14:textId="7CAFBB9B" w:rsidR="00D51168" w:rsidRPr="00D51168" w:rsidRDefault="00D51168" w:rsidP="00D51168">
            <w:pPr>
              <w:spacing w:line="360" w:lineRule="auto"/>
              <w:jc w:val="center"/>
              <w:rPr>
                <w:i/>
                <w:sz w:val="22"/>
                <w:szCs w:val="22"/>
              </w:rPr>
            </w:pPr>
            <w:r w:rsidRPr="00D51168">
              <w:rPr>
                <w:i/>
                <w:sz w:val="22"/>
                <w:szCs w:val="22"/>
              </w:rPr>
              <w:t>Fig.</w:t>
            </w:r>
            <w:r w:rsidR="00CC743F">
              <w:rPr>
                <w:i/>
                <w:sz w:val="22"/>
                <w:szCs w:val="22"/>
              </w:rPr>
              <w:t>X.4</w:t>
            </w:r>
            <w:r w:rsidRPr="00D51168">
              <w:rPr>
                <w:i/>
                <w:sz w:val="22"/>
                <w:szCs w:val="22"/>
              </w:rPr>
              <w:t xml:space="preserve"> The expanding elliptical search for a valid Escape Point (</w:t>
            </w:r>
            <w:ins w:id="92" w:author="Angelos Plastropoulos" w:date="2015-07-13T18:17:00Z">
              <w:r w:rsidR="008918A4">
                <w:rPr>
                  <w:rStyle w:val="selectable"/>
                  <w:rFonts w:eastAsia="Times New Roman" w:cs="Times New Roman"/>
                  <w:i/>
                  <w:sz w:val="22"/>
                  <w:szCs w:val="22"/>
                </w:rPr>
                <w:t>image from</w:t>
              </w:r>
              <w:r w:rsidR="008918A4" w:rsidRPr="00D51168">
                <w:rPr>
                  <w:i/>
                  <w:sz w:val="22"/>
                  <w:szCs w:val="22"/>
                </w:rPr>
                <w:t xml:space="preserve"> </w:t>
              </w:r>
            </w:ins>
            <w:proofErr w:type="spellStart"/>
            <w:r w:rsidRPr="00D51168">
              <w:rPr>
                <w:i/>
                <w:sz w:val="22"/>
                <w:szCs w:val="22"/>
              </w:rPr>
              <w:t>Hrabar</w:t>
            </w:r>
            <w:proofErr w:type="spellEnd"/>
            <w:r w:rsidRPr="00D51168">
              <w:rPr>
                <w:i/>
                <w:sz w:val="22"/>
                <w:szCs w:val="22"/>
              </w:rPr>
              <w:t>, 2011)</w:t>
            </w:r>
          </w:p>
        </w:tc>
      </w:tr>
    </w:tbl>
    <w:p w14:paraId="29A69F48" w14:textId="77777777" w:rsidR="000B4D75" w:rsidRDefault="000B4D75" w:rsidP="000B4D75">
      <w:pPr>
        <w:spacing w:line="360" w:lineRule="auto"/>
        <w:jc w:val="both"/>
      </w:pPr>
    </w:p>
    <w:p w14:paraId="78395AB4" w14:textId="212CCFB9" w:rsidR="000B4D75" w:rsidRDefault="00DA2CF6" w:rsidP="000B4D75">
      <w:pPr>
        <w:spacing w:line="360" w:lineRule="auto"/>
        <w:jc w:val="both"/>
      </w:pPr>
      <w:r w:rsidRPr="000B4D75">
        <w:t>A voxel-based representation of the 3D environment has been employed to be the basis in which the algorithm is going to be operating.</w:t>
      </w:r>
      <w:r w:rsidR="000B4D75" w:rsidRPr="000B4D75">
        <w:t xml:space="preserve"> The algorithm maintains an occupancy grid in which both global path planning and reactive avoidance cooperate.  </w:t>
      </w:r>
      <w:r w:rsidRPr="000B4D75">
        <w:t>In this map-based approach the reactive avoidance mechanism is easily tuneable to favour horizontal or vertical avoidance manoeuvres and generates reactions based on all the previously sensed obstacles, producing an intermediate waypoint which can be used as input for a waypoint-based global path planner.</w:t>
      </w:r>
    </w:p>
    <w:p w14:paraId="0B155B47" w14:textId="77777777" w:rsidR="000B4D75" w:rsidRDefault="000B4D75" w:rsidP="000B4D75">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DA401F" w14:paraId="5BD1E2CA" w14:textId="77777777" w:rsidTr="00DA401F">
        <w:tc>
          <w:tcPr>
            <w:tcW w:w="8161" w:type="dxa"/>
          </w:tcPr>
          <w:p w14:paraId="62D3362A" w14:textId="37778232" w:rsidR="00DA401F" w:rsidRDefault="00DA401F" w:rsidP="00DA401F">
            <w:pPr>
              <w:spacing w:line="360" w:lineRule="auto"/>
              <w:jc w:val="center"/>
            </w:pPr>
            <w:r>
              <w:rPr>
                <w:noProof/>
                <w:lang w:val="en-US"/>
              </w:rPr>
              <w:drawing>
                <wp:inline distT="0" distB="0" distL="0" distR="0" wp14:anchorId="7ECA7CB8" wp14:editId="6E55A22C">
                  <wp:extent cx="3910174" cy="1740185"/>
                  <wp:effectExtent l="0" t="0" r="190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ive2.jpg"/>
                          <pic:cNvPicPr/>
                        </pic:nvPicPr>
                        <pic:blipFill>
                          <a:blip r:embed="rId14">
                            <a:extLst>
                              <a:ext uri="{28A0092B-C50C-407E-A947-70E740481C1C}">
                                <a14:useLocalDpi xmlns:a14="http://schemas.microsoft.com/office/drawing/2010/main" val="0"/>
                              </a:ext>
                            </a:extLst>
                          </a:blip>
                          <a:stretch>
                            <a:fillRect/>
                          </a:stretch>
                        </pic:blipFill>
                        <pic:spPr>
                          <a:xfrm>
                            <a:off x="0" y="0"/>
                            <a:ext cx="3911588" cy="1740814"/>
                          </a:xfrm>
                          <a:prstGeom prst="rect">
                            <a:avLst/>
                          </a:prstGeom>
                        </pic:spPr>
                      </pic:pic>
                    </a:graphicData>
                  </a:graphic>
                </wp:inline>
              </w:drawing>
            </w:r>
          </w:p>
        </w:tc>
      </w:tr>
      <w:tr w:rsidR="00DA401F" w14:paraId="0D902842" w14:textId="77777777" w:rsidTr="00DA401F">
        <w:tc>
          <w:tcPr>
            <w:tcW w:w="8161" w:type="dxa"/>
          </w:tcPr>
          <w:p w14:paraId="1DF6510D" w14:textId="5C0D7AF0" w:rsidR="00DA401F" w:rsidRPr="00DA401F" w:rsidRDefault="00DA401F" w:rsidP="00DA401F">
            <w:pPr>
              <w:jc w:val="center"/>
              <w:rPr>
                <w:i/>
                <w:sz w:val="22"/>
                <w:szCs w:val="22"/>
              </w:rPr>
            </w:pPr>
            <w:r>
              <w:rPr>
                <w:i/>
                <w:sz w:val="22"/>
                <w:szCs w:val="22"/>
              </w:rPr>
              <w:t>Fig.</w:t>
            </w:r>
            <w:r w:rsidR="00CC743F">
              <w:rPr>
                <w:i/>
                <w:sz w:val="22"/>
                <w:szCs w:val="22"/>
              </w:rPr>
              <w:t>X.5</w:t>
            </w:r>
            <w:r>
              <w:rPr>
                <w:i/>
                <w:sz w:val="22"/>
                <w:szCs w:val="22"/>
              </w:rPr>
              <w:t xml:space="preserve"> With the major axis of the ellipses aligned horizontally, horizontal </w:t>
            </w:r>
            <w:r w:rsidRPr="00DA401F">
              <w:rPr>
                <w:i/>
                <w:sz w:val="22"/>
                <w:szCs w:val="22"/>
              </w:rPr>
              <w:t xml:space="preserve">manoeuvres will be favoured (a), while vertically aligned ellipses will </w:t>
            </w:r>
            <w:r>
              <w:rPr>
                <w:i/>
                <w:sz w:val="22"/>
                <w:szCs w:val="22"/>
              </w:rPr>
              <w:t xml:space="preserve">produce vertical manoeuvres (b) </w:t>
            </w:r>
            <w:r w:rsidRPr="00D51168">
              <w:rPr>
                <w:i/>
                <w:sz w:val="22"/>
                <w:szCs w:val="22"/>
              </w:rPr>
              <w:t>(</w:t>
            </w:r>
            <w:ins w:id="93" w:author="Angelos Plastropoulos" w:date="2015-07-13T18:17:00Z">
              <w:r w:rsidR="008918A4">
                <w:rPr>
                  <w:rStyle w:val="selectable"/>
                  <w:rFonts w:eastAsia="Times New Roman" w:cs="Times New Roman"/>
                  <w:i/>
                  <w:sz w:val="22"/>
                  <w:szCs w:val="22"/>
                </w:rPr>
                <w:t>image from</w:t>
              </w:r>
              <w:r w:rsidR="008918A4" w:rsidRPr="00D51168">
                <w:rPr>
                  <w:i/>
                  <w:sz w:val="22"/>
                  <w:szCs w:val="22"/>
                </w:rPr>
                <w:t xml:space="preserve"> </w:t>
              </w:r>
            </w:ins>
            <w:proofErr w:type="spellStart"/>
            <w:r w:rsidRPr="00D51168">
              <w:rPr>
                <w:i/>
                <w:sz w:val="22"/>
                <w:szCs w:val="22"/>
              </w:rPr>
              <w:t>Hrabar</w:t>
            </w:r>
            <w:proofErr w:type="spellEnd"/>
            <w:r w:rsidRPr="00D51168">
              <w:rPr>
                <w:i/>
                <w:sz w:val="22"/>
                <w:szCs w:val="22"/>
              </w:rPr>
              <w:t>, 2011)</w:t>
            </w:r>
          </w:p>
        </w:tc>
      </w:tr>
    </w:tbl>
    <w:p w14:paraId="30B7A0EF" w14:textId="77777777" w:rsidR="00DA401F" w:rsidRDefault="00DA401F" w:rsidP="000B4D75">
      <w:pPr>
        <w:spacing w:line="360" w:lineRule="auto"/>
        <w:jc w:val="both"/>
      </w:pPr>
    </w:p>
    <w:p w14:paraId="4EB3D5BE" w14:textId="46384068" w:rsidR="00DA2CF6" w:rsidRDefault="00DA2CF6" w:rsidP="00DA2CF6">
      <w:pPr>
        <w:spacing w:line="360" w:lineRule="auto"/>
        <w:jc w:val="both"/>
      </w:pPr>
      <w:r w:rsidRPr="000B4D75">
        <w:lastRenderedPageBreak/>
        <w:t xml:space="preserve">Special care has been taken to </w:t>
      </w:r>
      <w:ins w:id="94" w:author="Theoni Reid" w:date="2015-07-12T11:02:00Z">
        <w:r w:rsidR="003F0786">
          <w:t xml:space="preserve">enable </w:t>
        </w:r>
        <w:proofErr w:type="gramStart"/>
        <w:r w:rsidR="003F0786">
          <w:t>the</w:t>
        </w:r>
      </w:ins>
      <w:r w:rsidRPr="000B4D75">
        <w:t xml:space="preserve"> execute</w:t>
      </w:r>
      <w:proofErr w:type="gramEnd"/>
      <w:ins w:id="95" w:author="Theoni Reid" w:date="2015-07-12T11:02:00Z">
        <w:r w:rsidR="003F0786">
          <w:t xml:space="preserve"> of</w:t>
        </w:r>
      </w:ins>
      <w:r w:rsidRPr="000B4D75">
        <w:t xml:space="preserve"> the algorithm in the on-board hardware.  The author cites that one of the most demanding tasks of the algorithm is the checking within the occupancy map for occupied voxels, required when testing for potential collisions ahead of the UAV and when evaluating candidate Escape Points. </w:t>
      </w:r>
      <w:r>
        <w:t xml:space="preserve"> He used</w:t>
      </w:r>
      <w:r w:rsidRPr="000B4D75">
        <w:t xml:space="preserve"> a balanced </w:t>
      </w:r>
      <w:proofErr w:type="spellStart"/>
      <w:r w:rsidRPr="000B4D75">
        <w:t>kd</w:t>
      </w:r>
      <w:proofErr w:type="spellEnd"/>
      <w:r w:rsidRPr="000B4D75">
        <w:t>-tree (</w:t>
      </w:r>
      <w:proofErr w:type="spellStart"/>
      <w:r w:rsidRPr="000B4D75">
        <w:t>Bkd</w:t>
      </w:r>
      <w:proofErr w:type="spellEnd"/>
      <w:r w:rsidRPr="000B4D75">
        <w:t xml:space="preserve">-tree) structure to represent the occupied voxel centres.  Moreover, he compared the </w:t>
      </w:r>
      <w:proofErr w:type="spellStart"/>
      <w:r w:rsidRPr="000B4D75">
        <w:t>Bkd</w:t>
      </w:r>
      <w:proofErr w:type="spellEnd"/>
      <w:r w:rsidRPr="000B4D75">
        <w:t>-tree based query times to a traditional brute-force linear search.  For smaller voxel populations the techniques show similar performance, however as the vo</w:t>
      </w:r>
      <w:r>
        <w:t>xel count grows the search time</w:t>
      </w:r>
      <w:r w:rsidRPr="000B4D75">
        <w:t xml:space="preserve"> increase</w:t>
      </w:r>
      <w:ins w:id="96" w:author="Theoni Reid" w:date="2015-07-12T11:02:00Z">
        <w:r w:rsidR="003F0786">
          <w:t>s</w:t>
        </w:r>
      </w:ins>
      <w:r w:rsidRPr="000B4D75">
        <w:t xml:space="preserve"> linearly for the linear search while remaining almost constant for the </w:t>
      </w:r>
      <w:proofErr w:type="spellStart"/>
      <w:r w:rsidRPr="000B4D75">
        <w:t>Bkd</w:t>
      </w:r>
      <w:proofErr w:type="spellEnd"/>
      <w:r w:rsidRPr="000B4D75">
        <w:t>-tree search.</w:t>
      </w:r>
    </w:p>
    <w:p w14:paraId="641BCAA4" w14:textId="77777777" w:rsidR="00DA2CF6" w:rsidRDefault="00DA2CF6" w:rsidP="00DA2CF6">
      <w:pPr>
        <w:spacing w:line="360" w:lineRule="auto"/>
        <w:jc w:val="both"/>
      </w:pPr>
    </w:p>
    <w:p w14:paraId="54CF3D87" w14:textId="418FBFB3" w:rsidR="00F55CB8" w:rsidRDefault="00DA2CF6" w:rsidP="00DA2CF6">
      <w:pPr>
        <w:spacing w:line="360" w:lineRule="auto"/>
        <w:jc w:val="both"/>
      </w:pPr>
      <w:r>
        <w:t>After an extensive and detailed explanation of the algorithm</w:t>
      </w:r>
      <w:ins w:id="97" w:author="Theoni Reid" w:date="2015-07-12T11:03:00Z">
        <w:r w:rsidR="003F0786">
          <w:t>, the</w:t>
        </w:r>
      </w:ins>
      <w:r>
        <w:t xml:space="preserve"> author presents the experimental results.  The UAV was tasked to fly between pairs of waypoints either side of an obstacle, requiring it to detect and avoid the obstacle in order to reach the second waypoint. The results were very promising and the failures that occurred were due to obstacles not being detected and not due to the reactive avoidance algorithm.</w:t>
      </w:r>
    </w:p>
    <w:p w14:paraId="7A242AAC" w14:textId="77777777" w:rsidR="00F55CB8" w:rsidRDefault="00F55CB8" w:rsidP="00F55CB8">
      <w:pPr>
        <w:spacing w:line="360" w:lineRule="auto"/>
        <w:jc w:val="both"/>
      </w:pPr>
    </w:p>
    <w:p w14:paraId="5B6850C0" w14:textId="3DAA89F9" w:rsidR="00DA2CF6" w:rsidRDefault="00DA2CF6" w:rsidP="00DA2CF6">
      <w:pPr>
        <w:spacing w:line="360" w:lineRule="auto"/>
        <w:jc w:val="both"/>
      </w:pPr>
      <w:r>
        <w:t xml:space="preserve">The paper is well structured and presents </w:t>
      </w:r>
      <w:ins w:id="98" w:author="Theoni Reid" w:date="2015-07-12T11:03:00Z">
        <w:r w:rsidR="003F0786">
          <w:t xml:space="preserve">its </w:t>
        </w:r>
      </w:ins>
      <w:r>
        <w:t xml:space="preserve">approach in great detail.  Not only the theory of the approach is well defined but also the author presents a wide range of real experiments results.  This is </w:t>
      </w:r>
      <w:ins w:id="99" w:author="Theoni Reid" w:date="2015-07-12T11:05:00Z">
        <w:r w:rsidR="003F0786">
          <w:t>highly valued from a researchers standpoint</w:t>
        </w:r>
      </w:ins>
      <w:r>
        <w:t xml:space="preserve"> since </w:t>
      </w:r>
      <w:ins w:id="100" w:author="Theoni Reid" w:date="2015-07-12T11:06:00Z">
        <w:r w:rsidR="003F0786">
          <w:t>other</w:t>
        </w:r>
      </w:ins>
      <w:ins w:id="101" w:author="Theoni Reid" w:date="2015-07-12T11:05:00Z">
        <w:r w:rsidR="003F0786">
          <w:t xml:space="preserve"> papers </w:t>
        </w:r>
      </w:ins>
      <w:ins w:id="102" w:author="Theoni Reid" w:date="2015-07-12T11:07:00Z">
        <w:r w:rsidR="003F0786">
          <w:t xml:space="preserve">I have read </w:t>
        </w:r>
      </w:ins>
      <w:ins w:id="103" w:author="Theoni Reid" w:date="2015-07-12T11:05:00Z">
        <w:r w:rsidR="003F0786">
          <w:t>only</w:t>
        </w:r>
      </w:ins>
      <w:r>
        <w:t xml:space="preserve"> include simulations and poor real world experiments</w:t>
      </w:r>
      <w:ins w:id="104" w:author="Theoni Reid" w:date="2015-07-12T11:07:00Z">
        <w:r w:rsidR="003F0786">
          <w:t xml:space="preserve">, </w:t>
        </w:r>
      </w:ins>
      <w:r>
        <w:t xml:space="preserve">promising </w:t>
      </w:r>
      <w:ins w:id="105" w:author="Theoni Reid" w:date="2015-07-12T11:07:00Z">
        <w:r w:rsidR="003F0786">
          <w:t>improvements</w:t>
        </w:r>
      </w:ins>
      <w:r>
        <w:t xml:space="preserve"> in the near future.  A </w:t>
      </w:r>
      <w:ins w:id="106" w:author="Theoni Reid" w:date="2015-07-12T11:07:00Z">
        <w:r w:rsidR="003F0786">
          <w:t xml:space="preserve">possible </w:t>
        </w:r>
      </w:ins>
      <w:r>
        <w:t xml:space="preserve">limitation of this approach is the computational complexity.  The UAV was equipped with (1.83GHz Core 2 Duo, 2GB RAM) system rather than popular </w:t>
      </w:r>
      <w:proofErr w:type="spellStart"/>
      <w:r>
        <w:t>Arduino</w:t>
      </w:r>
      <w:proofErr w:type="spellEnd"/>
      <w:r>
        <w:t xml:space="preserve"> based micro controllers (APM or even PX4) that usually be found.  However, the progress in the field of </w:t>
      </w:r>
      <w:proofErr w:type="spellStart"/>
      <w:r>
        <w:t>SoCs</w:t>
      </w:r>
      <w:proofErr w:type="spellEnd"/>
      <w:r>
        <w:t xml:space="preserve"> (System on Chip) makes these kinds of tasks easier to be executed.  It should be taken into consideration that the experiments were held successfully in 2011 with systems, which were available 4 years ago.</w:t>
      </w:r>
    </w:p>
    <w:p w14:paraId="4BEEC6C7" w14:textId="77777777" w:rsidR="00DA2CF6" w:rsidRDefault="00DA2CF6" w:rsidP="00DA2CF6">
      <w:pPr>
        <w:spacing w:line="360" w:lineRule="auto"/>
        <w:jc w:val="both"/>
      </w:pPr>
    </w:p>
    <w:p w14:paraId="224C968A" w14:textId="39B38381" w:rsidR="00DA2CF6" w:rsidRDefault="00DA2CF6" w:rsidP="00DA2CF6">
      <w:pPr>
        <w:spacing w:line="360" w:lineRule="auto"/>
        <w:jc w:val="both"/>
      </w:pPr>
      <w:r>
        <w:t xml:space="preserve">One more paper that presents a flight control system for autonomous UAVs is described in </w:t>
      </w:r>
      <w:ins w:id="107" w:author="Theoni Reid" w:date="2015-07-12T11:08:00Z">
        <w:r w:rsidR="00545653">
          <w:t xml:space="preserve">Wang 2014 </w:t>
        </w:r>
      </w:ins>
      <w:r w:rsidRPr="00782563">
        <w:t>(Wang et al., 2014)</w:t>
      </w:r>
      <w:r>
        <w:t>.   The design is</w:t>
      </w:r>
      <w:r w:rsidRPr="00782563">
        <w:t xml:space="preserve"> a low-power, </w:t>
      </w:r>
      <w:r w:rsidRPr="00782563">
        <w:lastRenderedPageBreak/>
        <w:t xml:space="preserve">small-size autopilot and </w:t>
      </w:r>
      <w:r>
        <w:t>the research team performed various tests</w:t>
      </w:r>
      <w:r w:rsidRPr="00782563">
        <w:t xml:space="preserve"> in order to verify its stability and reliability.</w:t>
      </w:r>
      <w:r>
        <w:t xml:space="preserve">  </w:t>
      </w:r>
      <w:r w:rsidRPr="00782563">
        <w:t xml:space="preserve">The hardware used consists mainly of a microprocessor </w:t>
      </w:r>
      <w:proofErr w:type="spellStart"/>
      <w:r w:rsidRPr="00782563">
        <w:t>ATmega</w:t>
      </w:r>
      <w:proofErr w:type="spellEnd"/>
      <w:r w:rsidRPr="00782563">
        <w:t xml:space="preserve"> 2560, GPS, barometer and an MPU unit (gyroscope and accelerometer). </w:t>
      </w:r>
      <w:ins w:id="108" w:author="Angelos Plastropoulos" w:date="2015-07-13T18:07:00Z">
        <w:r w:rsidR="00A30609">
          <w:t xml:space="preserve"> </w:t>
        </w:r>
      </w:ins>
      <w:r w:rsidRPr="00782563">
        <w:t xml:space="preserve">In addition, it has a laser distance sensor to achieve </w:t>
      </w:r>
      <w:ins w:id="109" w:author="Theoni Reid" w:date="2015-07-12T12:12:00Z">
        <w:r w:rsidR="00F16307">
          <w:t xml:space="preserve">a </w:t>
        </w:r>
      </w:ins>
      <w:r w:rsidRPr="00782563">
        <w:t>more accurate altitude for automatic take</w:t>
      </w:r>
      <w:ins w:id="110" w:author="Theoni Reid" w:date="2015-07-12T12:12:00Z">
        <w:r w:rsidR="00F16307">
          <w:t>-</w:t>
        </w:r>
      </w:ins>
      <w:r w:rsidRPr="00782563">
        <w:t xml:space="preserve">off and landing.  The autopilot system controls </w:t>
      </w:r>
      <w:r>
        <w:t>a small UAV</w:t>
      </w:r>
      <w:r w:rsidRPr="00782563">
        <w:t>, having wingspan of 3.8m a</w:t>
      </w:r>
      <w:r>
        <w:t>nd powered by a gasoline engine, rather than a multi-copter but the principles of control remain the same.</w:t>
      </w:r>
    </w:p>
    <w:p w14:paraId="6F37E23A" w14:textId="77777777" w:rsidR="00DA2CF6" w:rsidRDefault="00DA2CF6" w:rsidP="00DA2CF6">
      <w:pPr>
        <w:spacing w:line="360" w:lineRule="auto"/>
        <w:jc w:val="both"/>
      </w:pPr>
    </w:p>
    <w:p w14:paraId="34F1BE59" w14:textId="215D5D13" w:rsidR="00782563" w:rsidRDefault="00DA2CF6" w:rsidP="00DA2CF6">
      <w:pPr>
        <w:spacing w:line="360" w:lineRule="auto"/>
        <w:jc w:val="both"/>
      </w:pPr>
      <w:r w:rsidRPr="00782563">
        <w:t xml:space="preserve">The design of controller of the autopilot is based on a cascade control method. </w:t>
      </w:r>
      <w:ins w:id="111" w:author="Angelos Plastropoulos" w:date="2015-07-13T18:07:00Z">
        <w:r w:rsidR="00A30609">
          <w:t xml:space="preserve"> </w:t>
        </w:r>
      </w:ins>
      <w:r w:rsidRPr="00782563">
        <w:t>The outer loop is</w:t>
      </w:r>
      <w:ins w:id="112" w:author="Theoni Reid" w:date="2015-07-12T12:12:00Z">
        <w:r w:rsidR="00F16307">
          <w:t xml:space="preserve"> a</w:t>
        </w:r>
      </w:ins>
      <w:ins w:id="113" w:author="Theoni Reid" w:date="2015-07-12T12:13:00Z">
        <w:r w:rsidR="00F16307">
          <w:t xml:space="preserve"> </w:t>
        </w:r>
      </w:ins>
      <w:r w:rsidRPr="00782563">
        <w:t xml:space="preserve">trajectory controller; the inner loop is </w:t>
      </w:r>
      <w:ins w:id="114" w:author="Theoni Reid" w:date="2015-07-12T12:12:00Z">
        <w:r w:rsidR="00F16307">
          <w:t xml:space="preserve">an </w:t>
        </w:r>
      </w:ins>
      <w:r w:rsidRPr="00782563">
        <w:t xml:space="preserve">attitude controller. </w:t>
      </w:r>
      <w:ins w:id="115" w:author="Angelos Plastropoulos" w:date="2015-07-13T18:07:00Z">
        <w:r w:rsidR="00A30609">
          <w:t xml:space="preserve"> </w:t>
        </w:r>
      </w:ins>
      <w:r w:rsidRPr="00782563">
        <w:t xml:space="preserve">Among them, the role of the trajectory controller is to calculate the desired attitude and throttle, based on the desired trajectory and current UAV position and height. </w:t>
      </w:r>
      <w:ins w:id="116" w:author="Angelos Plastropoulos" w:date="2015-07-13T18:08:00Z">
        <w:r w:rsidR="00A30609">
          <w:t>T</w:t>
        </w:r>
      </w:ins>
      <w:r w:rsidRPr="00782563">
        <w:t>he attitude controller controls the size of aileron, elevator and rudder, in order to control the attitude of UAV consistent with the attitude calculated by the trajectory controller.</w:t>
      </w:r>
    </w:p>
    <w:p w14:paraId="24F04D73" w14:textId="77777777" w:rsidR="00BB4563" w:rsidRDefault="00BB4563" w:rsidP="000B4D75">
      <w:pPr>
        <w:spacing w:line="360" w:lineRule="auto"/>
        <w:jc w:val="both"/>
      </w:pPr>
    </w:p>
    <w:p w14:paraId="6FAB70F3" w14:textId="5CF9EB89" w:rsidR="00DA2CF6" w:rsidRDefault="00DA2CF6" w:rsidP="00DA2CF6">
      <w:pPr>
        <w:spacing w:line="360" w:lineRule="auto"/>
        <w:jc w:val="both"/>
      </w:pPr>
      <w:r>
        <w:t>The trajectory controller contains two parts: a lateral controller and a longitudinal controller. Firstly, the lateral controller’s role is to reduce, eliminate cross track error, making the UAV flight along the desired trajectory as far as possible. For this part, they used the L1 control method especially suited in the situation where the desired trajectory is a complex curved path.  Secondly, the longitudinal controller tries to eliminate the altitude erro</w:t>
      </w:r>
      <w:ins w:id="117" w:author="Theoni Reid" w:date="2015-07-12T12:16:00Z">
        <w:r w:rsidR="00F16307">
          <w:t>r</w:t>
        </w:r>
        <w:r w:rsidR="00F16307">
          <w:rPr>
            <w:lang w:val="en-US"/>
          </w:rPr>
          <w:t>.</w:t>
        </w:r>
      </w:ins>
      <w:r>
        <w:t xml:space="preserve"> </w:t>
      </w:r>
      <w:ins w:id="118" w:author="Theoni Reid" w:date="2015-07-12T12:16:00Z">
        <w:r w:rsidR="00F16307">
          <w:t>I</w:t>
        </w:r>
      </w:ins>
      <w:r>
        <w:t>n the meantime, the airspeed of UAV remains within a safety range, avoiding under-speed.  For this task, the researchers used the Total energy control system (TECS).  The principle of this theory is that coordinating the throttle and the desired pitch angle of the UAV controls altitude and airspeed.</w:t>
      </w:r>
    </w:p>
    <w:p w14:paraId="1F191D8E" w14:textId="77777777" w:rsidR="00DA2CF6" w:rsidRDefault="00DA2CF6" w:rsidP="00DA2CF6">
      <w:pPr>
        <w:spacing w:line="360" w:lineRule="auto"/>
        <w:jc w:val="both"/>
      </w:pPr>
    </w:p>
    <w:p w14:paraId="4A6B1BDD" w14:textId="52448A74" w:rsidR="00BB4563" w:rsidRDefault="00DA2CF6" w:rsidP="00DA2CF6">
      <w:pPr>
        <w:spacing w:line="360" w:lineRule="auto"/>
        <w:jc w:val="both"/>
      </w:pPr>
      <w:r>
        <w:t xml:space="preserve">Further to the model, the paper includes the experimenting results.  In general, the small-scale UAV flight </w:t>
      </w:r>
      <w:ins w:id="119" w:author="Theoni Reid" w:date="2015-07-12T11:09:00Z">
        <w:r w:rsidR="00556CA2">
          <w:t>presente</w:t>
        </w:r>
      </w:ins>
      <w:r>
        <w:t xml:space="preserve">d an accuracy of trajectory control of about 1.5m and altitude error no more than 0.5m.  The paper was </w:t>
      </w:r>
      <w:ins w:id="120" w:author="Theoni Reid" w:date="2015-07-12T11:10:00Z">
        <w:r w:rsidR="00556CA2">
          <w:t>coherent</w:t>
        </w:r>
      </w:ins>
      <w:r>
        <w:t xml:space="preserve"> but it </w:t>
      </w:r>
      <w:ins w:id="121" w:author="Theoni Reid" w:date="2015-07-12T11:10:00Z">
        <w:r w:rsidR="00556CA2">
          <w:t>failed to adequately</w:t>
        </w:r>
      </w:ins>
      <w:r>
        <w:t xml:space="preserve"> explain the control methods.  </w:t>
      </w:r>
      <w:ins w:id="122" w:author="Theoni Reid" w:date="2015-07-12T11:10:00Z">
        <w:r w:rsidR="00981ACB">
          <w:t>However</w:t>
        </w:r>
      </w:ins>
      <w:r>
        <w:t xml:space="preserve">, it </w:t>
      </w:r>
      <w:r>
        <w:lastRenderedPageBreak/>
        <w:t>present</w:t>
      </w:r>
      <w:ins w:id="123" w:author="Theoni Reid" w:date="2015-07-12T11:11:00Z">
        <w:r w:rsidR="00981ACB">
          <w:t xml:space="preserve">ed </w:t>
        </w:r>
      </w:ins>
      <w:r>
        <w:t>in great exten</w:t>
      </w:r>
      <w:ins w:id="124" w:author="Theoni Reid" w:date="2015-07-12T11:11:00Z">
        <w:r w:rsidR="00981ACB">
          <w:t>t</w:t>
        </w:r>
      </w:ins>
      <w:r>
        <w:t xml:space="preserve"> the hardware that was used but this d</w:t>
      </w:r>
      <w:ins w:id="125" w:author="Theoni Reid" w:date="2015-07-12T11:11:00Z">
        <w:r w:rsidR="00981ACB">
          <w:t>id</w:t>
        </w:r>
      </w:ins>
      <w:r>
        <w:t xml:space="preserve"> not add something </w:t>
      </w:r>
      <w:ins w:id="126" w:author="Theoni Reid" w:date="2015-07-12T11:11:00Z">
        <w:r w:rsidR="00981ACB">
          <w:t>to</w:t>
        </w:r>
      </w:ins>
      <w:r>
        <w:t xml:space="preserve"> the novelty of the approach they </w:t>
      </w:r>
      <w:ins w:id="127" w:author="Theoni Reid" w:date="2015-07-12T11:11:00Z">
        <w:r w:rsidR="00981ACB">
          <w:t xml:space="preserve">were </w:t>
        </w:r>
      </w:ins>
      <w:r>
        <w:t>trying to</w:t>
      </w:r>
      <w:ins w:id="128" w:author="Theoni Reid" w:date="2015-07-12T11:11:00Z">
        <w:r w:rsidR="00981ACB">
          <w:t xml:space="preserve"> offer</w:t>
        </w:r>
      </w:ins>
      <w:r>
        <w:t>.</w:t>
      </w:r>
    </w:p>
    <w:p w14:paraId="31D7F152" w14:textId="77777777" w:rsidR="00BB4563" w:rsidRDefault="00BB4563" w:rsidP="000B4D75">
      <w:pPr>
        <w:spacing w:line="360" w:lineRule="auto"/>
        <w:jc w:val="both"/>
      </w:pPr>
    </w:p>
    <w:p w14:paraId="735FE595" w14:textId="77777777" w:rsidR="000B4D75" w:rsidRDefault="000B4D75" w:rsidP="00611F4C">
      <w:pPr>
        <w:spacing w:line="360" w:lineRule="auto"/>
      </w:pPr>
    </w:p>
    <w:p w14:paraId="79CC2A84" w14:textId="6C4651F7" w:rsidR="009858BC" w:rsidRPr="00E14913" w:rsidRDefault="00D66C37" w:rsidP="00D66C37">
      <w:pPr>
        <w:spacing w:line="360" w:lineRule="auto"/>
        <w:rPr>
          <w:rFonts w:asciiTheme="majorHAnsi" w:hAnsiTheme="majorHAnsi"/>
          <w:sz w:val="28"/>
          <w:szCs w:val="28"/>
        </w:rPr>
      </w:pPr>
      <w:r>
        <w:rPr>
          <w:rFonts w:asciiTheme="majorHAnsi" w:hAnsiTheme="majorHAnsi"/>
          <w:sz w:val="28"/>
          <w:szCs w:val="28"/>
        </w:rPr>
        <w:t xml:space="preserve">X.3 </w:t>
      </w:r>
      <w:r w:rsidR="003F0FE4" w:rsidRPr="00E14913">
        <w:rPr>
          <w:rFonts w:asciiTheme="majorHAnsi" w:hAnsiTheme="majorHAnsi"/>
          <w:sz w:val="28"/>
          <w:szCs w:val="28"/>
        </w:rPr>
        <w:t>UAV Stabilisation</w:t>
      </w:r>
    </w:p>
    <w:p w14:paraId="73A0A0A6" w14:textId="77777777" w:rsidR="003F0FE4" w:rsidRDefault="003F0FE4" w:rsidP="00F36EA2">
      <w:pPr>
        <w:spacing w:line="360" w:lineRule="auto"/>
      </w:pPr>
    </w:p>
    <w:p w14:paraId="17045498" w14:textId="739FCD33" w:rsidR="00DA2CF6" w:rsidRDefault="00DA2CF6" w:rsidP="00DA2CF6">
      <w:pPr>
        <w:spacing w:line="360" w:lineRule="auto"/>
        <w:jc w:val="both"/>
      </w:pPr>
      <w:r>
        <w:t xml:space="preserve">One of the requirements for the UAS that I intended to design is the ability to fly low, slow and with augmented precision so as to measure accurate radiation values close to the source.  Consequently, there is a need for enhanced stability during the flight.  A typical fixed wing aircraft is inherently stable while in flight because the forward motion and airflow over and under the wings create stability.  On the contrary, the task of keeping stable a helicopter during hovering requires constant minute corrections to throttle, pitch, roll, and yaw.   Turbulences that would not </w:t>
      </w:r>
      <w:ins w:id="129" w:author="Theoni Reid" w:date="2015-07-12T11:12:00Z">
        <w:r w:rsidR="00934285">
          <w:t>trouble</w:t>
        </w:r>
      </w:ins>
      <w:r>
        <w:t xml:space="preserve"> a fixed wing UAV can send a helicopter into a settling with power</w:t>
      </w:r>
      <w:ins w:id="130" w:author="Theoni Reid" w:date="2015-07-12T11:13:00Z">
        <w:r w:rsidR="00934285">
          <w:t xml:space="preserve"> </w:t>
        </w:r>
      </w:ins>
      <w:r>
        <w:t>state or some other unrecoverable situation.  The advantage of using multi-copters compared to the helicopters is that the former are simpler platforms since they can control all degrees of freedom by simply redistributing the thrust among the rotors.  However, small UAVS flying in a low altitude need to respond very quickly to turbulences so as to avoid crashes.</w:t>
      </w:r>
    </w:p>
    <w:p w14:paraId="65D60A39" w14:textId="77777777" w:rsidR="00DA2CF6" w:rsidRDefault="00DA2CF6" w:rsidP="00DA2CF6">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6C62B0" w14:paraId="576FABA2" w14:textId="77777777" w:rsidTr="006C62B0">
        <w:trPr>
          <w:trHeight w:val="5680"/>
        </w:trPr>
        <w:tc>
          <w:tcPr>
            <w:tcW w:w="8161" w:type="dxa"/>
          </w:tcPr>
          <w:p w14:paraId="2D775E76" w14:textId="66547F4C" w:rsidR="006C62B0" w:rsidRPr="006C62B0" w:rsidRDefault="006C62B0" w:rsidP="006C62B0">
            <w:pPr>
              <w:widowControl w:val="0"/>
              <w:autoSpaceDE w:val="0"/>
              <w:autoSpaceDN w:val="0"/>
              <w:adjustRightInd w:val="0"/>
              <w:rPr>
                <w:rFonts w:ascii="Times" w:hAnsi="Times" w:cs="Times"/>
                <w:lang w:val="en-US"/>
              </w:rPr>
            </w:pPr>
            <w:r>
              <w:rPr>
                <w:rFonts w:ascii="Times" w:hAnsi="Times" w:cs="Times"/>
                <w:noProof/>
                <w:lang w:val="en-US"/>
              </w:rPr>
              <w:lastRenderedPageBreak/>
              <w:drawing>
                <wp:anchor distT="0" distB="0" distL="114300" distR="114300" simplePos="0" relativeHeight="251659264" behindDoc="0" locked="0" layoutInCell="1" allowOverlap="1" wp14:anchorId="5B17D304" wp14:editId="41623934">
                  <wp:simplePos x="0" y="0"/>
                  <wp:positionH relativeFrom="column">
                    <wp:posOffset>228600</wp:posOffset>
                  </wp:positionH>
                  <wp:positionV relativeFrom="paragraph">
                    <wp:posOffset>21590</wp:posOffset>
                  </wp:positionV>
                  <wp:extent cx="4609465" cy="34531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9465" cy="34531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C62B0" w14:paraId="29446479" w14:textId="77777777" w:rsidTr="006C62B0">
        <w:tc>
          <w:tcPr>
            <w:tcW w:w="8161" w:type="dxa"/>
          </w:tcPr>
          <w:p w14:paraId="72184CBA" w14:textId="6FB7D733" w:rsidR="006C62B0" w:rsidRPr="006C62B0" w:rsidRDefault="006C62B0" w:rsidP="006C62B0">
            <w:pPr>
              <w:widowControl w:val="0"/>
              <w:autoSpaceDE w:val="0"/>
              <w:autoSpaceDN w:val="0"/>
              <w:adjustRightInd w:val="0"/>
              <w:spacing w:after="240"/>
              <w:jc w:val="center"/>
              <w:rPr>
                <w:rFonts w:cs="Times"/>
                <w:i/>
                <w:sz w:val="22"/>
                <w:szCs w:val="22"/>
                <w:lang w:val="en-US"/>
              </w:rPr>
            </w:pPr>
            <w:r w:rsidRPr="006C62B0">
              <w:rPr>
                <w:i/>
                <w:sz w:val="22"/>
                <w:szCs w:val="22"/>
              </w:rPr>
              <w:t>Fig.</w:t>
            </w:r>
            <w:r w:rsidR="00475F54">
              <w:rPr>
                <w:i/>
                <w:sz w:val="22"/>
                <w:szCs w:val="22"/>
              </w:rPr>
              <w:t>X.6</w:t>
            </w:r>
            <w:r w:rsidRPr="006C62B0">
              <w:rPr>
                <w:i/>
                <w:sz w:val="22"/>
                <w:szCs w:val="22"/>
              </w:rPr>
              <w:t xml:space="preserve"> </w:t>
            </w:r>
            <w:r w:rsidRPr="006C62B0">
              <w:rPr>
                <w:rFonts w:cs="Times"/>
                <w:i/>
                <w:sz w:val="22"/>
                <w:szCs w:val="22"/>
                <w:lang w:val="en-US"/>
              </w:rPr>
              <w:t xml:space="preserve">Hovering flight above the landing pad </w:t>
            </w:r>
            <w:r w:rsidRPr="006C62B0">
              <w:rPr>
                <w:i/>
                <w:sz w:val="22"/>
                <w:szCs w:val="22"/>
              </w:rPr>
              <w:t>(</w:t>
            </w:r>
            <w:ins w:id="131" w:author="Angelos Plastropoulos" w:date="2015-07-13T18:17:00Z">
              <w:r w:rsidR="008918A4">
                <w:rPr>
                  <w:rStyle w:val="selectable"/>
                  <w:rFonts w:eastAsia="Times New Roman" w:cs="Times New Roman"/>
                  <w:i/>
                  <w:sz w:val="22"/>
                  <w:szCs w:val="22"/>
                </w:rPr>
                <w:t>image from</w:t>
              </w:r>
              <w:r w:rsidR="008918A4" w:rsidRPr="006C62B0">
                <w:rPr>
                  <w:i/>
                  <w:sz w:val="22"/>
                  <w:szCs w:val="22"/>
                </w:rPr>
                <w:t xml:space="preserve"> </w:t>
              </w:r>
            </w:ins>
            <w:proofErr w:type="spellStart"/>
            <w:r w:rsidRPr="006C62B0">
              <w:rPr>
                <w:i/>
                <w:sz w:val="22"/>
                <w:szCs w:val="22"/>
              </w:rPr>
              <w:t>Herissé</w:t>
            </w:r>
            <w:proofErr w:type="spellEnd"/>
            <w:r w:rsidRPr="006C62B0">
              <w:rPr>
                <w:i/>
                <w:sz w:val="22"/>
                <w:szCs w:val="22"/>
              </w:rPr>
              <w:t xml:space="preserve"> et al., 2012)</w:t>
            </w:r>
          </w:p>
        </w:tc>
      </w:tr>
    </w:tbl>
    <w:p w14:paraId="2C08B5B6" w14:textId="77777777" w:rsidR="000B51F9" w:rsidRDefault="000B51F9" w:rsidP="000B51F9">
      <w:pPr>
        <w:spacing w:line="360" w:lineRule="auto"/>
        <w:jc w:val="both"/>
      </w:pPr>
    </w:p>
    <w:p w14:paraId="5BA5989A" w14:textId="77777777" w:rsidR="005A7B67" w:rsidRDefault="005A7B67" w:rsidP="005A7B67">
      <w:pPr>
        <w:spacing w:line="360" w:lineRule="auto"/>
        <w:jc w:val="both"/>
      </w:pPr>
      <w:r>
        <w:t xml:space="preserve">In </w:t>
      </w:r>
      <w:r w:rsidRPr="00E542AB">
        <w:t>(</w:t>
      </w:r>
      <w:proofErr w:type="spellStart"/>
      <w:r w:rsidRPr="00E542AB">
        <w:t>Herissé</w:t>
      </w:r>
      <w:proofErr w:type="spellEnd"/>
      <w:r w:rsidRPr="00E542AB">
        <w:t xml:space="preserve"> et al., 2012)</w:t>
      </w:r>
      <w:r>
        <w:t xml:space="preserve"> the writers present an image-based visual control algorithm inspired from biological models like bees.  Their purpose was to achieve UAV stabilization r</w:t>
      </w:r>
      <w:r w:rsidRPr="00C83686">
        <w:t>elative to the moving platform that maintains a constant offset from a moving reference</w:t>
      </w:r>
      <w:r>
        <w:t xml:space="preserve"> and secondly </w:t>
      </w:r>
      <w:r w:rsidRPr="00C83686">
        <w:t>automatic vertical</w:t>
      </w:r>
      <w:r>
        <w:t xml:space="preserve"> landing onto a moving platform (fig.X.6).  The image information that is considered is the average optical flow that is obtained from a textured target plane, using additional information delivered by an embedded IMU for de-rotation of the flow.  The implementation is based on two nonlinear controllers, a proportional-integral (PI)-type controller designed for hovering flight, while the other is responsible for exploiting the vertical optical for the vertical landing.</w:t>
      </w:r>
    </w:p>
    <w:p w14:paraId="6567D6BA" w14:textId="77777777" w:rsidR="005A7B67" w:rsidRDefault="005A7B67" w:rsidP="000B51F9">
      <w:pPr>
        <w:spacing w:line="360" w:lineRule="auto"/>
        <w:jc w:val="both"/>
      </w:pPr>
    </w:p>
    <w:p w14:paraId="1AEB3622" w14:textId="77777777" w:rsidR="00DA2CF6" w:rsidRDefault="00DA2CF6" w:rsidP="00DA2CF6">
      <w:pPr>
        <w:spacing w:line="360" w:lineRule="auto"/>
        <w:jc w:val="both"/>
      </w:pPr>
      <w:r w:rsidRPr="00730273">
        <w:t>In terms of hardware configuration, the system consists of an inertial</w:t>
      </w:r>
      <w:r>
        <w:t xml:space="preserve"> measurement unit (IMU) and optical-flow measurements yet it additionally includes a digital signal processing (DSP) board, which runs at 150 MIPS and performs the control algorithm of the orientation dynamics and filtering computations.  A spherical camera pointing directly down transmits video to </w:t>
      </w:r>
      <w:r>
        <w:lastRenderedPageBreak/>
        <w:t>a ground station via a wireless link.  The data are processed by the ground station and incorporated into the control algorithm where the desired orientation and thrust are generated and sent back to the UAV.  A challenging part for the implementation lies in the relatively large time latency between the inertial data and visual features.</w:t>
      </w:r>
    </w:p>
    <w:p w14:paraId="4C8888EC" w14:textId="77777777" w:rsidR="00DA2CF6" w:rsidRDefault="00DA2CF6" w:rsidP="00DA2CF6">
      <w:pPr>
        <w:spacing w:line="360" w:lineRule="auto"/>
      </w:pPr>
    </w:p>
    <w:p w14:paraId="2CF9A605" w14:textId="77777777" w:rsidR="00DA2CF6" w:rsidRPr="00C83686" w:rsidRDefault="00DA2CF6" w:rsidP="00DA2CF6">
      <w:pPr>
        <w:spacing w:line="360" w:lineRule="auto"/>
        <w:jc w:val="both"/>
        <w:rPr>
          <w:lang w:val="en-US"/>
        </w:rPr>
      </w:pPr>
      <w:r>
        <w:t xml:space="preserve">The paper is oriented towards the </w:t>
      </w:r>
      <w:r w:rsidRPr="00C83686">
        <w:t>capability of stabilizing the motion of the UAV</w:t>
      </w:r>
      <w:r>
        <w:t xml:space="preserve"> </w:t>
      </w:r>
      <w:r w:rsidRPr="00C83686">
        <w:rPr>
          <w:lang w:val="en-US"/>
        </w:rPr>
        <w:t xml:space="preserve">with respect </w:t>
      </w:r>
      <w:r>
        <w:rPr>
          <w:lang w:val="en-US"/>
        </w:rPr>
        <w:t>to a dynamic moving environment.</w:t>
      </w:r>
      <w:r>
        <w:t xml:space="preserve">  A disadvantage of this approach is that the data cannot be processed on board in the UAV because of the algorithm’s complexity.  It can be also considered the requirement of </w:t>
      </w:r>
      <w:r w:rsidRPr="001E38A7">
        <w:t>contrast textures</w:t>
      </w:r>
      <w:r>
        <w:t xml:space="preserve"> in order to gain better performance from the optical flow algorithm.  On the contrary, it is easily inferred that the use of an optic flow sensor could enhance the stability in challenging situations and environments by giving more flexibility compared to the noise prone acoustic sensors of the range limitations of the infrared ones.</w:t>
      </w:r>
    </w:p>
    <w:p w14:paraId="0062D0F5" w14:textId="77777777" w:rsidR="00DA2CF6" w:rsidRDefault="00DA2CF6" w:rsidP="00DA2CF6">
      <w:pPr>
        <w:spacing w:line="360" w:lineRule="auto"/>
        <w:jc w:val="both"/>
      </w:pPr>
    </w:p>
    <w:p w14:paraId="69F6F0E3" w14:textId="549009DF" w:rsidR="00DA2CF6" w:rsidRDefault="00DA2CF6" w:rsidP="00DA2CF6">
      <w:pPr>
        <w:spacing w:line="360" w:lineRule="auto"/>
        <w:jc w:val="both"/>
      </w:pPr>
      <w:r>
        <w:t xml:space="preserve">A more focused paper describing the benefits of optical sensors regarding the stability is </w:t>
      </w:r>
      <w:ins w:id="132" w:author="Theoni Reid" w:date="2015-07-12T11:22:00Z">
        <w:r w:rsidR="00075F49">
          <w:t>presented</w:t>
        </w:r>
      </w:ins>
      <w:r>
        <w:t xml:space="preserve"> by</w:t>
      </w:r>
      <w:ins w:id="133" w:author="Theoni Reid" w:date="2015-07-12T11:22:00Z">
        <w:r w:rsidR="00075F49">
          <w:t xml:space="preserve"> </w:t>
        </w:r>
        <w:proofErr w:type="spellStart"/>
        <w:r w:rsidR="00075F49">
          <w:t>Fowers</w:t>
        </w:r>
        <w:proofErr w:type="spellEnd"/>
        <w:r w:rsidR="00075F49">
          <w:t>, 2007</w:t>
        </w:r>
      </w:ins>
      <w:r>
        <w:t xml:space="preserve"> (</w:t>
      </w:r>
      <w:proofErr w:type="spellStart"/>
      <w:r>
        <w:t>Fowers</w:t>
      </w:r>
      <w:proofErr w:type="spellEnd"/>
      <w:r>
        <w:t xml:space="preserve"> et al., 2007).  It approaches the system by developing quad-rotor UAV using a low resolution (640x480) CMOS image sensor and a custom, low-power FPGA platform to perform computationally intensive vision processing tasks on-board, without the need for wireless tethers and computational support on ground stations.  Deeper on the algorithms side, it uses Harris feature detection and template matching, giving the UAS the ability to be stable and almost drift-free hover.</w:t>
      </w:r>
    </w:p>
    <w:p w14:paraId="142D3288" w14:textId="49D7D37A" w:rsidR="00BF1B63" w:rsidRDefault="00BF1B63" w:rsidP="00803CCA">
      <w:pPr>
        <w:spacing w:line="360" w:lineRule="auto"/>
        <w:jc w:val="both"/>
      </w:pPr>
    </w:p>
    <w:p w14:paraId="7B968E72" w14:textId="7B0205E3" w:rsidR="00BF1B63" w:rsidRDefault="00DA2CF6" w:rsidP="00DA2CF6">
      <w:pPr>
        <w:spacing w:line="360" w:lineRule="auto"/>
        <w:jc w:val="both"/>
      </w:pPr>
      <w:r>
        <w:t>The very small payload that the UAS can handle and the limitations in power consumption turns the use of the low power and small size FPGA (fig.X.7) a radical solution for the on-board calculations of the demanding image processing algorithms.</w:t>
      </w:r>
      <w:r w:rsidRPr="00293C66">
        <w:t xml:space="preserve"> </w:t>
      </w:r>
      <w:r>
        <w:t>The on-board vision system performs the drift-corrections that are not detected by the IMU, by tracking feature movement through consecutive images captured by the camera facing the ground.</w:t>
      </w:r>
    </w:p>
    <w:p w14:paraId="6F110537" w14:textId="77777777" w:rsidR="00DA2CF6" w:rsidRDefault="00DA2CF6" w:rsidP="00DA2CF6">
      <w:pPr>
        <w:spacing w:line="360" w:lineRule="auto"/>
        <w:jc w:val="both"/>
        <w:rPr>
          <w:rFonts w:ascii="Times" w:hAnsi="Times" w:cs="Time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813486" w14:paraId="18DEAA70" w14:textId="77777777" w:rsidTr="00813486">
        <w:tc>
          <w:tcPr>
            <w:tcW w:w="8161" w:type="dxa"/>
          </w:tcPr>
          <w:p w14:paraId="5DE442AC" w14:textId="4B1C91CB" w:rsidR="00813486" w:rsidRDefault="00813486" w:rsidP="00813486">
            <w:pPr>
              <w:spacing w:line="360" w:lineRule="auto"/>
              <w:jc w:val="center"/>
              <w:rPr>
                <w:rFonts w:ascii="Times" w:hAnsi="Times" w:cs="Times"/>
                <w:lang w:val="en-US"/>
              </w:rPr>
            </w:pPr>
            <w:r>
              <w:rPr>
                <w:rFonts w:ascii="Times" w:hAnsi="Times" w:cs="Times"/>
                <w:noProof/>
                <w:lang w:val="en-US"/>
              </w:rPr>
              <w:lastRenderedPageBreak/>
              <w:drawing>
                <wp:inline distT="0" distB="0" distL="0" distR="0" wp14:anchorId="2211F8BB" wp14:editId="147CADAF">
                  <wp:extent cx="3314700" cy="2324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iosFPGA.jpg"/>
                          <pic:cNvPicPr/>
                        </pic:nvPicPr>
                        <pic:blipFill>
                          <a:blip r:embed="rId16">
                            <a:extLst>
                              <a:ext uri="{28A0092B-C50C-407E-A947-70E740481C1C}">
                                <a14:useLocalDpi xmlns:a14="http://schemas.microsoft.com/office/drawing/2010/main" val="0"/>
                              </a:ext>
                            </a:extLst>
                          </a:blip>
                          <a:stretch>
                            <a:fillRect/>
                          </a:stretch>
                        </pic:blipFill>
                        <pic:spPr>
                          <a:xfrm>
                            <a:off x="0" y="0"/>
                            <a:ext cx="3314700" cy="2324100"/>
                          </a:xfrm>
                          <a:prstGeom prst="rect">
                            <a:avLst/>
                          </a:prstGeom>
                        </pic:spPr>
                      </pic:pic>
                    </a:graphicData>
                  </a:graphic>
                </wp:inline>
              </w:drawing>
            </w:r>
          </w:p>
        </w:tc>
      </w:tr>
      <w:tr w:rsidR="00813486" w14:paraId="149AED8A" w14:textId="77777777" w:rsidTr="00813486">
        <w:tc>
          <w:tcPr>
            <w:tcW w:w="8161" w:type="dxa"/>
          </w:tcPr>
          <w:p w14:paraId="313D3805" w14:textId="30FB1D5E" w:rsidR="00813486" w:rsidRPr="00813486" w:rsidRDefault="00813486" w:rsidP="00813486">
            <w:pPr>
              <w:jc w:val="center"/>
              <w:rPr>
                <w:rFonts w:cs="Times"/>
                <w:i/>
                <w:sz w:val="22"/>
                <w:szCs w:val="22"/>
                <w:lang w:val="en-US"/>
              </w:rPr>
            </w:pPr>
            <w:r w:rsidRPr="00813486">
              <w:rPr>
                <w:rFonts w:cs="Times"/>
                <w:i/>
                <w:sz w:val="22"/>
                <w:szCs w:val="22"/>
                <w:lang w:val="en-US"/>
              </w:rPr>
              <w:t>Fig.</w:t>
            </w:r>
            <w:r w:rsidR="00475F54">
              <w:rPr>
                <w:rFonts w:cs="Times"/>
                <w:i/>
                <w:sz w:val="22"/>
                <w:szCs w:val="22"/>
                <w:lang w:val="en-US"/>
              </w:rPr>
              <w:t>X.7</w:t>
            </w:r>
            <w:r w:rsidRPr="00813486">
              <w:rPr>
                <w:rFonts w:cs="Times"/>
                <w:i/>
                <w:sz w:val="22"/>
                <w:szCs w:val="22"/>
                <w:lang w:val="en-US"/>
              </w:rPr>
              <w:t xml:space="preserve"> FPGA-based </w:t>
            </w:r>
            <w:proofErr w:type="spellStart"/>
            <w:r w:rsidRPr="00813486">
              <w:rPr>
                <w:rFonts w:cs="Times"/>
                <w:i/>
                <w:sz w:val="22"/>
                <w:szCs w:val="22"/>
                <w:lang w:val="en-US"/>
              </w:rPr>
              <w:t>helios</w:t>
            </w:r>
            <w:proofErr w:type="spellEnd"/>
            <w:r w:rsidRPr="00813486">
              <w:rPr>
                <w:rFonts w:cs="Times"/>
                <w:i/>
                <w:sz w:val="22"/>
                <w:szCs w:val="22"/>
                <w:lang w:val="en-US"/>
              </w:rPr>
              <w:t xml:space="preserve"> board (a </w:t>
            </w:r>
            <w:r w:rsidR="00E75E33">
              <w:rPr>
                <w:rFonts w:cs="Times"/>
                <w:i/>
                <w:sz w:val="22"/>
                <w:szCs w:val="22"/>
                <w:lang w:val="en-US"/>
              </w:rPr>
              <w:t xml:space="preserve">Xilinx </w:t>
            </w:r>
            <w:r w:rsidRPr="00813486">
              <w:rPr>
                <w:rFonts w:cs="Times"/>
                <w:i/>
                <w:sz w:val="22"/>
                <w:szCs w:val="22"/>
                <w:lang w:val="en-US"/>
              </w:rPr>
              <w:t xml:space="preserve">Virtex-4 FPGA) for embedded vision processing </w:t>
            </w:r>
            <w:r w:rsidRPr="00813486">
              <w:rPr>
                <w:i/>
                <w:sz w:val="22"/>
                <w:szCs w:val="22"/>
              </w:rPr>
              <w:t>(</w:t>
            </w:r>
            <w:ins w:id="134" w:author="Angelos Plastropoulos" w:date="2015-07-13T18:17:00Z">
              <w:r w:rsidR="008918A4">
                <w:rPr>
                  <w:rStyle w:val="selectable"/>
                  <w:rFonts w:eastAsia="Times New Roman" w:cs="Times New Roman"/>
                  <w:i/>
                  <w:sz w:val="22"/>
                  <w:szCs w:val="22"/>
                </w:rPr>
                <w:t>image from</w:t>
              </w:r>
              <w:r w:rsidR="008918A4" w:rsidRPr="00813486">
                <w:rPr>
                  <w:i/>
                  <w:sz w:val="22"/>
                  <w:szCs w:val="22"/>
                </w:rPr>
                <w:t xml:space="preserve"> </w:t>
              </w:r>
            </w:ins>
            <w:proofErr w:type="spellStart"/>
            <w:r w:rsidRPr="00813486">
              <w:rPr>
                <w:i/>
                <w:sz w:val="22"/>
                <w:szCs w:val="22"/>
              </w:rPr>
              <w:t>Fowers</w:t>
            </w:r>
            <w:proofErr w:type="spellEnd"/>
            <w:r w:rsidRPr="00813486">
              <w:rPr>
                <w:i/>
                <w:sz w:val="22"/>
                <w:szCs w:val="22"/>
              </w:rPr>
              <w:t xml:space="preserve"> et al., 2007)</w:t>
            </w:r>
          </w:p>
        </w:tc>
      </w:tr>
    </w:tbl>
    <w:p w14:paraId="72758160" w14:textId="77777777" w:rsidR="00813486" w:rsidRDefault="00813486" w:rsidP="00813486">
      <w:pPr>
        <w:spacing w:line="360" w:lineRule="auto"/>
      </w:pPr>
    </w:p>
    <w:p w14:paraId="6623B022" w14:textId="4BE6B64D" w:rsidR="00DA2CF6" w:rsidRDefault="00DA2CF6" w:rsidP="00DA2CF6">
      <w:pPr>
        <w:spacing w:line="360" w:lineRule="auto"/>
        <w:jc w:val="both"/>
      </w:pPr>
      <w:r>
        <w:t xml:space="preserve">Another approach using more advanced configuration is proposed in </w:t>
      </w:r>
      <w:r w:rsidRPr="00B154B7">
        <w:t>(Romero, Salazar and Lozano, 2009)</w:t>
      </w:r>
      <w:r>
        <w:t xml:space="preserve">.  This paper proposed an eight-rotor configuration whose translational and rotational displacements are decoupled.  Four rotors perform the stabilization of the orientation copter, and the other four are used to drive the lateral displacements.  </w:t>
      </w:r>
      <w:proofErr w:type="gramStart"/>
      <w:r>
        <w:t xml:space="preserve">The  </w:t>
      </w:r>
      <w:ins w:id="135" w:author="Theoni Reid" w:date="2015-07-12T11:23:00Z">
        <w:r w:rsidR="00075F49">
          <w:t>authors</w:t>
        </w:r>
      </w:ins>
      <w:proofErr w:type="gramEnd"/>
      <w:r>
        <w:t xml:space="preserve"> argue that the proposed configuration is useful for image processing since it keeps constant camera orientation.  This is particular</w:t>
      </w:r>
      <w:ins w:id="136" w:author="Theoni Reid" w:date="2015-07-12T11:24:00Z">
        <w:r w:rsidR="00075F49">
          <w:t>ly</w:t>
        </w:r>
      </w:ins>
      <w:r>
        <w:t xml:space="preserve"> important since systems that rely on optic flow for estimating range information need to remove components of optic flow that are induced by rotations of the aircraft, and use only those components that are generated by the translational component of motion.  This happens because only the translational components of optic flow provide information on the range to objects in the environment.  However, the experiments </w:t>
      </w:r>
      <w:ins w:id="137" w:author="Theoni Reid" w:date="2015-07-12T11:26:00Z">
        <w:r w:rsidR="00075F49">
          <w:rPr>
            <w:lang w:val="en-US"/>
          </w:rPr>
          <w:t>exhibited</w:t>
        </w:r>
      </w:ins>
      <w:r>
        <w:t xml:space="preserve"> that the estimation of translational speed in outdoor environments using optic flow has several limitations, such as </w:t>
      </w:r>
      <w:r w:rsidRPr="00B154B7">
        <w:t>the light intensity and the contrast</w:t>
      </w:r>
      <w:r>
        <w:t>.  In indoor environments this strategy seem</w:t>
      </w:r>
      <w:ins w:id="138" w:author="Theoni Reid" w:date="2015-07-12T11:26:00Z">
        <w:r w:rsidR="00075F49">
          <w:t xml:space="preserve">ed to have </w:t>
        </w:r>
      </w:ins>
      <w:r>
        <w:t>work</w:t>
      </w:r>
      <w:ins w:id="139" w:author="Theoni Reid" w:date="2015-07-12T11:26:00Z">
        <w:r w:rsidR="00075F49">
          <w:t>ed</w:t>
        </w:r>
      </w:ins>
      <w:r>
        <w:t xml:space="preserve"> better.  Nevertheless, the design of this configuration (fig.X.8) is custom and cannot be applied in </w:t>
      </w:r>
      <w:r>
        <w:rPr>
          <w:rFonts w:eastAsia="Times New Roman" w:cs="Times New Roman"/>
        </w:rPr>
        <w:t>commercial Off-The-Shelf (COTS) products without major modifications.</w:t>
      </w:r>
    </w:p>
    <w:p w14:paraId="71AE2D1F" w14:textId="77777777" w:rsidR="00E53892" w:rsidRDefault="00E53892" w:rsidP="00F36EA2">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007B55" w14:paraId="2692226F" w14:textId="77777777" w:rsidTr="00007B55">
        <w:tc>
          <w:tcPr>
            <w:tcW w:w="8161" w:type="dxa"/>
          </w:tcPr>
          <w:p w14:paraId="5243240B" w14:textId="3258ED4C" w:rsidR="00007B55" w:rsidRDefault="00007B55" w:rsidP="00007B55">
            <w:pPr>
              <w:widowControl w:val="0"/>
              <w:autoSpaceDE w:val="0"/>
              <w:autoSpaceDN w:val="0"/>
              <w:adjustRightInd w:val="0"/>
              <w:rPr>
                <w:rFonts w:ascii="Times" w:hAnsi="Times" w:cs="Times"/>
                <w:lang w:val="en-US"/>
              </w:rPr>
            </w:pPr>
            <w:r>
              <w:rPr>
                <w:rFonts w:ascii="Times" w:hAnsi="Times" w:cs="Times"/>
                <w:noProof/>
                <w:lang w:val="en-US"/>
              </w:rPr>
              <w:lastRenderedPageBreak/>
              <w:drawing>
                <wp:inline distT="0" distB="0" distL="0" distR="0" wp14:anchorId="3235BA91" wp14:editId="5582CF99">
                  <wp:extent cx="5031162" cy="4193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2154" cy="4194736"/>
                          </a:xfrm>
                          <a:prstGeom prst="rect">
                            <a:avLst/>
                          </a:prstGeom>
                          <a:noFill/>
                          <a:ln>
                            <a:noFill/>
                          </a:ln>
                        </pic:spPr>
                      </pic:pic>
                    </a:graphicData>
                  </a:graphic>
                </wp:inline>
              </w:drawing>
            </w:r>
            <w:r>
              <w:rPr>
                <w:rFonts w:ascii="Times" w:hAnsi="Times" w:cs="Times"/>
                <w:lang w:val="en-US"/>
              </w:rPr>
              <w:t xml:space="preserve"> </w:t>
            </w:r>
          </w:p>
          <w:p w14:paraId="2665B309" w14:textId="77777777" w:rsidR="00007B55" w:rsidRDefault="00007B55" w:rsidP="00007B55">
            <w:pPr>
              <w:spacing w:line="360" w:lineRule="auto"/>
              <w:jc w:val="center"/>
            </w:pPr>
          </w:p>
        </w:tc>
      </w:tr>
      <w:tr w:rsidR="00007B55" w14:paraId="5B842368" w14:textId="77777777" w:rsidTr="00007B55">
        <w:tc>
          <w:tcPr>
            <w:tcW w:w="8161" w:type="dxa"/>
          </w:tcPr>
          <w:p w14:paraId="4F3FBEB6" w14:textId="5A9DA135" w:rsidR="00007B55" w:rsidRPr="00007B55" w:rsidRDefault="00007B55" w:rsidP="00007B55">
            <w:pPr>
              <w:spacing w:line="360" w:lineRule="auto"/>
              <w:jc w:val="center"/>
              <w:rPr>
                <w:i/>
                <w:sz w:val="22"/>
                <w:szCs w:val="22"/>
              </w:rPr>
            </w:pPr>
            <w:r w:rsidRPr="00007B55">
              <w:rPr>
                <w:i/>
                <w:sz w:val="22"/>
                <w:szCs w:val="22"/>
              </w:rPr>
              <w:t>Fig.</w:t>
            </w:r>
            <w:r w:rsidR="00475F54">
              <w:rPr>
                <w:i/>
                <w:sz w:val="22"/>
                <w:szCs w:val="22"/>
              </w:rPr>
              <w:t>X.8</w:t>
            </w:r>
            <w:r w:rsidRPr="00007B55">
              <w:rPr>
                <w:i/>
                <w:sz w:val="22"/>
                <w:szCs w:val="22"/>
              </w:rPr>
              <w:t xml:space="preserve"> Eight-rotor rotorcraft scheme (</w:t>
            </w:r>
            <w:ins w:id="140" w:author="Angelos Plastropoulos" w:date="2015-07-13T18:17:00Z">
              <w:r w:rsidR="008918A4">
                <w:rPr>
                  <w:rStyle w:val="selectable"/>
                  <w:rFonts w:eastAsia="Times New Roman" w:cs="Times New Roman"/>
                  <w:i/>
                  <w:sz w:val="22"/>
                  <w:szCs w:val="22"/>
                </w:rPr>
                <w:t>image from</w:t>
              </w:r>
              <w:r w:rsidR="008918A4" w:rsidRPr="00007B55">
                <w:rPr>
                  <w:i/>
                  <w:sz w:val="22"/>
                  <w:szCs w:val="22"/>
                </w:rPr>
                <w:t xml:space="preserve"> </w:t>
              </w:r>
            </w:ins>
            <w:r w:rsidRPr="00007B55">
              <w:rPr>
                <w:i/>
                <w:sz w:val="22"/>
                <w:szCs w:val="22"/>
              </w:rPr>
              <w:t>Romero, Salazar and Lozano, 2009)</w:t>
            </w:r>
          </w:p>
        </w:tc>
      </w:tr>
    </w:tbl>
    <w:p w14:paraId="1B8FC319" w14:textId="77777777" w:rsidR="00007B55" w:rsidRDefault="00007B55" w:rsidP="00F36EA2">
      <w:pPr>
        <w:spacing w:line="360" w:lineRule="auto"/>
      </w:pPr>
    </w:p>
    <w:p w14:paraId="59A75BA5" w14:textId="77777777" w:rsidR="00D66C37" w:rsidRPr="009858BC" w:rsidRDefault="00D66C37" w:rsidP="00F36EA2">
      <w:pPr>
        <w:spacing w:line="360" w:lineRule="auto"/>
      </w:pPr>
    </w:p>
    <w:p w14:paraId="2622DBA7" w14:textId="018DBEC0" w:rsidR="00E542AB" w:rsidRPr="00E14913" w:rsidRDefault="00D66C37" w:rsidP="00D66C37">
      <w:pPr>
        <w:spacing w:line="360" w:lineRule="auto"/>
        <w:rPr>
          <w:rFonts w:asciiTheme="majorHAnsi" w:hAnsiTheme="majorHAnsi"/>
          <w:sz w:val="28"/>
          <w:szCs w:val="28"/>
        </w:rPr>
      </w:pPr>
      <w:r>
        <w:rPr>
          <w:rFonts w:asciiTheme="majorHAnsi" w:hAnsiTheme="majorHAnsi"/>
          <w:sz w:val="28"/>
          <w:szCs w:val="28"/>
        </w:rPr>
        <w:t xml:space="preserve">X.4 </w:t>
      </w:r>
      <w:r w:rsidR="00E542AB" w:rsidRPr="00E14913">
        <w:rPr>
          <w:rFonts w:asciiTheme="majorHAnsi" w:hAnsiTheme="majorHAnsi"/>
          <w:sz w:val="28"/>
          <w:szCs w:val="28"/>
        </w:rPr>
        <w:t xml:space="preserve">UAV </w:t>
      </w:r>
      <w:r w:rsidR="001A7E75" w:rsidRPr="00E14913">
        <w:rPr>
          <w:rFonts w:asciiTheme="majorHAnsi" w:hAnsiTheme="majorHAnsi"/>
          <w:sz w:val="28"/>
          <w:szCs w:val="28"/>
        </w:rPr>
        <w:t>sensors</w:t>
      </w:r>
    </w:p>
    <w:p w14:paraId="22515E0D" w14:textId="77777777" w:rsidR="00E542AB" w:rsidRDefault="00E542AB" w:rsidP="00F36EA2">
      <w:pPr>
        <w:spacing w:line="360" w:lineRule="auto"/>
        <w:rPr>
          <w:rFonts w:asciiTheme="majorHAnsi" w:hAnsiTheme="majorHAnsi"/>
        </w:rPr>
      </w:pPr>
    </w:p>
    <w:p w14:paraId="465825DA" w14:textId="79018833" w:rsidR="00644142" w:rsidRDefault="00DA2CF6" w:rsidP="001A7E75">
      <w:pPr>
        <w:spacing w:line="360" w:lineRule="auto"/>
        <w:jc w:val="both"/>
      </w:pPr>
      <w:r w:rsidRPr="00486255">
        <w:t xml:space="preserve">Having reviewed interesting approaches related to UAV </w:t>
      </w:r>
      <w:ins w:id="141" w:author="Angelos Plastropoulos" w:date="2015-07-13T18:10:00Z">
        <w:r w:rsidR="00A30609">
          <w:t xml:space="preserve">collision </w:t>
        </w:r>
      </w:ins>
      <w:r w:rsidRPr="00486255">
        <w:t>avoid</w:t>
      </w:r>
      <w:ins w:id="142" w:author="Theoni Reid" w:date="2015-07-12T11:32:00Z">
        <w:r w:rsidR="00EC49E6">
          <w:t>ance</w:t>
        </w:r>
      </w:ins>
      <w:r w:rsidRPr="00486255">
        <w:t xml:space="preserve"> and stabilisation I realize that the availability of reliable and flexible sensors will facilitate the task.  My project is based on </w:t>
      </w:r>
      <w:ins w:id="143" w:author="Theoni Reid" w:date="2015-07-12T11:32:00Z">
        <w:r w:rsidR="00EC49E6">
          <w:t xml:space="preserve">the </w:t>
        </w:r>
      </w:ins>
      <w:r w:rsidRPr="00486255">
        <w:t xml:space="preserve">use of COTS technologies and the research of existing </w:t>
      </w:r>
      <w:ins w:id="144" w:author="Angelos Plastropoulos" w:date="2015-07-13T18:11:00Z">
        <w:r w:rsidR="00A30609">
          <w:t>d</w:t>
        </w:r>
      </w:ins>
      <w:ins w:id="145" w:author="Theoni Reid" w:date="2015-07-12T11:33:00Z">
        <w:r w:rsidR="00EC49E6">
          <w:t xml:space="preserve">istinguishable </w:t>
        </w:r>
      </w:ins>
      <w:r w:rsidRPr="00486255">
        <w:t xml:space="preserve">hardware is required.  In the field of mobile robot navigation there is always the need for an accurate, low power, compact and ideally low cost distance measurement sensor.  </w:t>
      </w:r>
      <w:proofErr w:type="spellStart"/>
      <w:r w:rsidRPr="00486255">
        <w:t>Pulsedlight</w:t>
      </w:r>
      <w:proofErr w:type="spellEnd"/>
      <w:r w:rsidRPr="00486255">
        <w:t xml:space="preserve"> (Technology Brief, 2015) has managed to implement a very interesting design</w:t>
      </w:r>
      <w:r>
        <w:t xml:space="preserve"> (fig.X.9)</w:t>
      </w:r>
      <w:r w:rsidRPr="00486255">
        <w:t>.  It measures distances from zero to 40m with +/- 0.025 m accuracy at a reading rate of 100Hz.  According to the developers the existing optical sensors solutions was either high accuracy phase</w:t>
      </w:r>
      <w:r w:rsidRPr="00486255">
        <w:rPr>
          <w:rFonts w:ascii="Monaco" w:hAnsi="Monaco" w:cs="Monaco"/>
        </w:rPr>
        <w:t>‑</w:t>
      </w:r>
      <w:r w:rsidRPr="00486255">
        <w:t xml:space="preserve">based measurement based on the transmission and reception of a continuously </w:t>
      </w:r>
      <w:r w:rsidRPr="00486255">
        <w:lastRenderedPageBreak/>
        <w:t>modulated, typically red, pointing and measurement beam or long range low accuracy pulsed measurement using the delay between the transmission and reception of higher power, short duration, infrared pulses.  The innovation in this approach is that they implement a device based of the latter, time-of-flight distance measurement method, but using low power and low</w:t>
      </w:r>
      <w:r w:rsidRPr="00486255">
        <w:rPr>
          <w:rFonts w:cs="Monaco"/>
        </w:rPr>
        <w:t xml:space="preserve"> </w:t>
      </w:r>
      <w:r w:rsidRPr="00486255">
        <w:t>cost signal digitization hardware unlike the existing solutions, usually military applications.  In order to achieve that goal they had to develop a new signal processing approach to optical distance measurement, known as signal correlation technique, which still allowed implementation using a very simple hardware configuration while eliminating the time consuming and processing intensive signal reconstruction of existing approaches.  The implementation of this design is released as a single programmable logic chip or System-on-Chip (</w:t>
      </w:r>
      <w:proofErr w:type="spellStart"/>
      <w:r w:rsidRPr="00486255">
        <w:t>SoC</w:t>
      </w:r>
      <w:proofErr w:type="spellEnd"/>
      <w:r w:rsidRPr="00486255">
        <w:t>).</w:t>
      </w:r>
    </w:p>
    <w:p w14:paraId="7C148F6C" w14:textId="77777777" w:rsidR="00DA2CF6" w:rsidRPr="00486255" w:rsidRDefault="00DA2CF6" w:rsidP="001A7E75">
      <w:pPr>
        <w:spacing w:line="360" w:lineRule="auto"/>
        <w:jc w:val="both"/>
      </w:pPr>
    </w:p>
    <w:p w14:paraId="130A7DE1" w14:textId="4C882DC2" w:rsidR="00583EAC" w:rsidRPr="00486255" w:rsidRDefault="00DA2CF6" w:rsidP="001A7E75">
      <w:pPr>
        <w:spacing w:line="360" w:lineRule="auto"/>
        <w:jc w:val="both"/>
      </w:pPr>
      <w:r w:rsidRPr="00486255">
        <w:t xml:space="preserve">In the stabilisation section, the optical flow measurement seems to play a dominant role in this task.  PX4 project, which is an independent, open-source, open-hardware community, has developed a remarkable optical flow measurement device (Honegger et al., 2013).  They present low consumption, lightweight and low cost </w:t>
      </w:r>
      <w:proofErr w:type="spellStart"/>
      <w:r w:rsidRPr="00486255">
        <w:t>SoC</w:t>
      </w:r>
      <w:proofErr w:type="spellEnd"/>
      <w:r w:rsidRPr="00486255">
        <w:t xml:space="preserve"> </w:t>
      </w:r>
      <w:r>
        <w:t xml:space="preserve">(fig.X.9) </w:t>
      </w:r>
      <w:r w:rsidRPr="00486255">
        <w:t>that can compute optical flow and compensate for rotation.  It is suitable for indoor and outdoor applications having very high light sensitivity.  The software implementation and hardware design is open sourced.  The system consists of an ARM Cortex M4</w:t>
      </w:r>
      <w:r>
        <w:t xml:space="preserve"> microcontroller</w:t>
      </w:r>
      <w:r w:rsidRPr="00486255">
        <w:t xml:space="preserve"> that performs optical flow processing at 250 frames per second at a subsampled resolution of 64x64 pixels using a CMOS machine vision sensor.  An ultrasonic range sensor is also installed to measure the distance towards the scene and to scale optical flow values to metric velocity values.  </w:t>
      </w:r>
      <w:ins w:id="146" w:author="Theoni Reid" w:date="2015-07-12T11:38:00Z">
        <w:r w:rsidR="00EC49E6">
          <w:t>Up until</w:t>
        </w:r>
      </w:ins>
      <w:r w:rsidRPr="00486255">
        <w:t xml:space="preserve"> the presentation of this implementation it was a </w:t>
      </w:r>
      <w:ins w:id="147" w:author="Theoni Reid" w:date="2015-07-12T11:38:00Z">
        <w:r w:rsidR="00EC49E6">
          <w:t xml:space="preserve">more </w:t>
        </w:r>
      </w:ins>
      <w:r w:rsidRPr="00486255">
        <w:t xml:space="preserve">popular approach to use computer mouse hardware sensors to carry out similar tasks but they suffer from lighting limitations since they require strong lighting to provide accurate measurements.  Other systems using more advanced </w:t>
      </w:r>
      <w:r>
        <w:t>CMOS sensors send the data via</w:t>
      </w:r>
      <w:r w:rsidRPr="00486255">
        <w:t xml:space="preserve"> wireless</w:t>
      </w:r>
      <w:r>
        <w:t xml:space="preserve"> links to</w:t>
      </w:r>
      <w:r w:rsidRPr="00486255">
        <w:t xml:space="preserve"> ground station</w:t>
      </w:r>
      <w:r>
        <w:t>s for processing or employ</w:t>
      </w:r>
      <w:r w:rsidRPr="00486255">
        <w:t xml:space="preserve"> dedicated hardwar</w:t>
      </w:r>
      <w:r>
        <w:t xml:space="preserve">e designs implemented in field </w:t>
      </w:r>
      <w:r w:rsidRPr="00486255">
        <w:t>programmable g</w:t>
      </w:r>
      <w:r>
        <w:t xml:space="preserve">ate arrays (FPGA) </w:t>
      </w:r>
      <w:r w:rsidRPr="00486255">
        <w:t xml:space="preserve">to perform all computations on-board in </w:t>
      </w:r>
      <w:r w:rsidRPr="00486255">
        <w:lastRenderedPageBreak/>
        <w:t xml:space="preserve">real-time.  The evaluation experiments were conducted in indoor and outdoor environments, with different illuminations.  The system is validated with several experiments comparing the presented flow sensor to a standard mouse sensor and GPS and measurements with ground truth using a VICON motion tracking system. The results </w:t>
      </w:r>
      <w:ins w:id="148" w:author="Theoni Reid" w:date="2015-07-12T11:41:00Z">
        <w:r w:rsidR="009B2FE5">
          <w:t xml:space="preserve">demonstrated </w:t>
        </w:r>
      </w:ins>
      <w:r w:rsidRPr="00486255">
        <w:t>that the sensor operates accurately at high frame rates.</w:t>
      </w:r>
    </w:p>
    <w:p w14:paraId="10800B1F" w14:textId="77777777" w:rsidR="00486255" w:rsidRPr="00486255" w:rsidRDefault="00486255" w:rsidP="001A7E75">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081"/>
      </w:tblGrid>
      <w:tr w:rsidR="00486255" w:rsidRPr="00486255" w14:paraId="057F35AD" w14:textId="77777777" w:rsidTr="0014316A">
        <w:tc>
          <w:tcPr>
            <w:tcW w:w="4080" w:type="dxa"/>
          </w:tcPr>
          <w:p w14:paraId="510C076D" w14:textId="2BBA11EF" w:rsidR="00486255" w:rsidRPr="00486255" w:rsidRDefault="00486255" w:rsidP="00486255">
            <w:pPr>
              <w:spacing w:line="360" w:lineRule="auto"/>
              <w:jc w:val="center"/>
            </w:pPr>
            <w:r w:rsidRPr="00486255">
              <w:rPr>
                <w:noProof/>
                <w:lang w:val="en-US"/>
              </w:rPr>
              <w:drawing>
                <wp:inline distT="0" distB="0" distL="0" distR="0" wp14:anchorId="1C4ED006" wp14:editId="168F33A0">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darLight.jpg"/>
                          <pic:cNvPicPr/>
                        </pic:nvPicPr>
                        <pic:blipFill>
                          <a:blip r:embed="rId1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tc>
        <w:tc>
          <w:tcPr>
            <w:tcW w:w="4081" w:type="dxa"/>
          </w:tcPr>
          <w:p w14:paraId="5585B50A" w14:textId="64EA4D3D" w:rsidR="00486255" w:rsidRPr="00486255" w:rsidRDefault="00486255" w:rsidP="00486255">
            <w:pPr>
              <w:spacing w:line="360" w:lineRule="auto"/>
              <w:jc w:val="center"/>
            </w:pPr>
            <w:r w:rsidRPr="00486255">
              <w:rPr>
                <w:noProof/>
                <w:lang w:val="en-US"/>
              </w:rPr>
              <w:drawing>
                <wp:inline distT="0" distB="0" distL="0" distR="0" wp14:anchorId="0BA1F6DA" wp14:editId="05503FB0">
                  <wp:extent cx="1942337" cy="1942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x4flow-bottom.jpg"/>
                          <pic:cNvPicPr/>
                        </pic:nvPicPr>
                        <pic:blipFill>
                          <a:blip r:embed="rId19">
                            <a:extLst>
                              <a:ext uri="{28A0092B-C50C-407E-A947-70E740481C1C}">
                                <a14:useLocalDpi xmlns:a14="http://schemas.microsoft.com/office/drawing/2010/main" val="0"/>
                              </a:ext>
                            </a:extLst>
                          </a:blip>
                          <a:stretch>
                            <a:fillRect/>
                          </a:stretch>
                        </pic:blipFill>
                        <pic:spPr>
                          <a:xfrm>
                            <a:off x="0" y="0"/>
                            <a:ext cx="1942694" cy="1942694"/>
                          </a:xfrm>
                          <a:prstGeom prst="rect">
                            <a:avLst/>
                          </a:prstGeom>
                        </pic:spPr>
                      </pic:pic>
                    </a:graphicData>
                  </a:graphic>
                </wp:inline>
              </w:drawing>
            </w:r>
          </w:p>
        </w:tc>
      </w:tr>
      <w:tr w:rsidR="00486255" w:rsidRPr="00486255" w14:paraId="69480191" w14:textId="77777777" w:rsidTr="0014316A">
        <w:tc>
          <w:tcPr>
            <w:tcW w:w="8161" w:type="dxa"/>
            <w:gridSpan w:val="2"/>
          </w:tcPr>
          <w:p w14:paraId="784AD12F" w14:textId="19222E21" w:rsidR="00486255" w:rsidRPr="00486255" w:rsidRDefault="00486255" w:rsidP="0014316A">
            <w:pPr>
              <w:jc w:val="center"/>
              <w:rPr>
                <w:i/>
                <w:sz w:val="22"/>
                <w:szCs w:val="22"/>
              </w:rPr>
            </w:pPr>
            <w:r w:rsidRPr="00486255">
              <w:rPr>
                <w:i/>
                <w:sz w:val="22"/>
                <w:szCs w:val="22"/>
              </w:rPr>
              <w:t>Fig.</w:t>
            </w:r>
            <w:r w:rsidR="00C632AE">
              <w:rPr>
                <w:i/>
                <w:sz w:val="22"/>
                <w:szCs w:val="22"/>
              </w:rPr>
              <w:t>X.9</w:t>
            </w:r>
            <w:r w:rsidRPr="00486255">
              <w:rPr>
                <w:i/>
                <w:sz w:val="22"/>
                <w:szCs w:val="22"/>
              </w:rPr>
              <w:t xml:space="preserve"> </w:t>
            </w:r>
            <w:proofErr w:type="spellStart"/>
            <w:r>
              <w:rPr>
                <w:i/>
                <w:sz w:val="22"/>
                <w:szCs w:val="22"/>
              </w:rPr>
              <w:t>PulsedLight’s</w:t>
            </w:r>
            <w:proofErr w:type="spellEnd"/>
            <w:r>
              <w:rPr>
                <w:i/>
                <w:sz w:val="22"/>
                <w:szCs w:val="22"/>
              </w:rPr>
              <w:t xml:space="preserve"> </w:t>
            </w:r>
            <w:proofErr w:type="spellStart"/>
            <w:r>
              <w:rPr>
                <w:i/>
                <w:sz w:val="22"/>
                <w:szCs w:val="22"/>
              </w:rPr>
              <w:t>Lidar-Lite</w:t>
            </w:r>
            <w:proofErr w:type="spellEnd"/>
            <w:r>
              <w:rPr>
                <w:i/>
                <w:sz w:val="22"/>
                <w:szCs w:val="22"/>
              </w:rPr>
              <w:t xml:space="preserve"> laser distance measurement device and PX4Flow</w:t>
            </w:r>
            <w:r w:rsidRPr="00486255">
              <w:rPr>
                <w:i/>
                <w:sz w:val="22"/>
                <w:szCs w:val="22"/>
              </w:rPr>
              <w:t xml:space="preserve"> optical flow smart camera</w:t>
            </w:r>
            <w:r w:rsidR="0014316A">
              <w:rPr>
                <w:i/>
                <w:sz w:val="22"/>
                <w:szCs w:val="22"/>
              </w:rPr>
              <w:t xml:space="preserve"> (</w:t>
            </w:r>
            <w:ins w:id="149" w:author="Angelos Plastropoulos" w:date="2015-07-13T18:17:00Z">
              <w:r w:rsidR="008918A4">
                <w:rPr>
                  <w:rStyle w:val="selectable"/>
                  <w:rFonts w:eastAsia="Times New Roman" w:cs="Times New Roman"/>
                  <w:i/>
                  <w:sz w:val="22"/>
                  <w:szCs w:val="22"/>
                </w:rPr>
                <w:t>images from</w:t>
              </w:r>
              <w:r w:rsidR="008918A4">
                <w:t xml:space="preserve"> </w:t>
              </w:r>
            </w:ins>
            <w:hyperlink r:id="rId20" w:history="1">
              <w:r w:rsidR="0014316A" w:rsidRPr="0097781E">
                <w:rPr>
                  <w:rStyle w:val="Hyperlink"/>
                  <w:i/>
                  <w:sz w:val="22"/>
                  <w:szCs w:val="22"/>
                </w:rPr>
                <w:t>http://pulsedlight3d.com</w:t>
              </w:r>
            </w:hyperlink>
            <w:r w:rsidR="0014316A">
              <w:rPr>
                <w:i/>
                <w:sz w:val="22"/>
                <w:szCs w:val="22"/>
              </w:rPr>
              <w:t xml:space="preserve"> and </w:t>
            </w:r>
            <w:r w:rsidR="0014316A" w:rsidRPr="0014316A">
              <w:rPr>
                <w:i/>
                <w:sz w:val="22"/>
                <w:szCs w:val="22"/>
              </w:rPr>
              <w:t>https://pixhawk.org/modules/px4flow</w:t>
            </w:r>
            <w:r w:rsidR="0014316A">
              <w:rPr>
                <w:i/>
                <w:sz w:val="22"/>
                <w:szCs w:val="22"/>
              </w:rPr>
              <w:t>)</w:t>
            </w:r>
          </w:p>
        </w:tc>
      </w:tr>
    </w:tbl>
    <w:p w14:paraId="1B37660D" w14:textId="77777777" w:rsidR="00486255" w:rsidRPr="00486255" w:rsidRDefault="00486255" w:rsidP="00486255">
      <w:pPr>
        <w:spacing w:line="360" w:lineRule="auto"/>
        <w:jc w:val="center"/>
      </w:pPr>
    </w:p>
    <w:p w14:paraId="2F404EB0" w14:textId="77777777" w:rsidR="001A7E75" w:rsidRDefault="001A7E75" w:rsidP="00F36EA2">
      <w:pPr>
        <w:spacing w:line="360" w:lineRule="auto"/>
      </w:pPr>
    </w:p>
    <w:p w14:paraId="42087618" w14:textId="77777777" w:rsidR="00D66C37" w:rsidRPr="00486255" w:rsidRDefault="00D66C37" w:rsidP="00F36EA2">
      <w:pPr>
        <w:spacing w:line="360" w:lineRule="auto"/>
      </w:pPr>
    </w:p>
    <w:p w14:paraId="1A173964" w14:textId="35DB884B" w:rsidR="00513378" w:rsidRPr="00E14913" w:rsidRDefault="00D66C37" w:rsidP="00D66C37">
      <w:pPr>
        <w:spacing w:line="360" w:lineRule="auto"/>
        <w:rPr>
          <w:rFonts w:asciiTheme="majorHAnsi" w:hAnsiTheme="majorHAnsi"/>
          <w:sz w:val="28"/>
          <w:szCs w:val="28"/>
        </w:rPr>
      </w:pPr>
      <w:r>
        <w:rPr>
          <w:rFonts w:asciiTheme="majorHAnsi" w:hAnsiTheme="majorHAnsi"/>
          <w:sz w:val="28"/>
          <w:szCs w:val="28"/>
        </w:rPr>
        <w:t xml:space="preserve">X.5 </w:t>
      </w:r>
      <w:r w:rsidR="00105604" w:rsidRPr="00E14913">
        <w:rPr>
          <w:rFonts w:asciiTheme="majorHAnsi" w:hAnsiTheme="majorHAnsi"/>
          <w:sz w:val="28"/>
          <w:szCs w:val="28"/>
        </w:rPr>
        <w:t>UAV Simulations</w:t>
      </w:r>
    </w:p>
    <w:p w14:paraId="08015E24" w14:textId="77777777" w:rsidR="00105604" w:rsidRDefault="00105604" w:rsidP="00F36EA2">
      <w:pPr>
        <w:spacing w:line="360" w:lineRule="auto"/>
        <w:jc w:val="both"/>
      </w:pPr>
    </w:p>
    <w:p w14:paraId="6BD50A13" w14:textId="14F96011" w:rsidR="00DA2CF6" w:rsidRPr="00A334BE" w:rsidRDefault="00DA2CF6" w:rsidP="00DA2CF6">
      <w:pPr>
        <w:spacing w:line="360" w:lineRule="auto"/>
        <w:jc w:val="both"/>
        <w:rPr>
          <w:rFonts w:eastAsia="Times New Roman" w:cs="Times New Roman"/>
        </w:rPr>
      </w:pPr>
      <w:r>
        <w:t xml:space="preserve">In recent years, computer simulation of robotic concepts has become popular since many tools have been introduced to facilitate the designer’s work.  The advantages of doing a simulation </w:t>
      </w:r>
      <w:r>
        <w:rPr>
          <w:rStyle w:val="selectable"/>
          <w:rFonts w:eastAsia="Times New Roman" w:cs="Times New Roman"/>
        </w:rPr>
        <w:t>(Richards, 2015)</w:t>
      </w:r>
      <w:r>
        <w:rPr>
          <w:rFonts w:eastAsia="Times New Roman" w:cs="Times New Roman"/>
        </w:rPr>
        <w:t xml:space="preserve"> </w:t>
      </w:r>
      <w:r>
        <w:t>is that</w:t>
      </w:r>
      <w:ins w:id="150" w:author="Theoni Reid" w:date="2015-07-12T11:48:00Z">
        <w:r w:rsidR="009B2FE5">
          <w:t xml:space="preserve"> it</w:t>
        </w:r>
      </w:ins>
      <w:r>
        <w:t xml:space="preserve"> is cheaper and less risky to experiment using computer models rather tha</w:t>
      </w:r>
      <w:ins w:id="151" w:author="Theoni Reid" w:date="2015-07-12T11:49:00Z">
        <w:r w:rsidR="009B2FE5">
          <w:t xml:space="preserve">n </w:t>
        </w:r>
      </w:ins>
      <w:r>
        <w:t>real hardware.  Regarding the UAVs</w:t>
      </w:r>
      <w:ins w:id="152" w:author="Theoni Reid" w:date="2015-07-12T11:49:00Z">
        <w:r w:rsidR="009B2FE5">
          <w:t>,</w:t>
        </w:r>
      </w:ins>
      <w:r>
        <w:t xml:space="preserve"> there is a plethora of available simulators each of them targeting a specific task.  The problem with these is that they </w:t>
      </w:r>
      <w:ins w:id="153" w:author="Theoni Reid" w:date="2015-07-12T11:49:00Z">
        <w:r w:rsidR="009B2FE5">
          <w:t>complicate the evaluation of</w:t>
        </w:r>
      </w:ins>
      <w:r>
        <w:t xml:space="preserve"> the designed tasks and have steep learning curves.  On the other hand, there is always the option to develop a custom simulator only for the given task that the designer </w:t>
      </w:r>
      <w:ins w:id="154" w:author="Theoni Reid" w:date="2015-07-12T11:49:00Z">
        <w:r w:rsidR="009B2FE5">
          <w:t>requires</w:t>
        </w:r>
      </w:ins>
      <w:r>
        <w:t xml:space="preserve">.  The downsides </w:t>
      </w:r>
      <w:ins w:id="155" w:author="Theoni Reid" w:date="2015-07-12T11:50:00Z">
        <w:r w:rsidR="009B2FE5">
          <w:t>of</w:t>
        </w:r>
      </w:ins>
      <w:r>
        <w:t xml:space="preserve"> this approach are th</w:t>
      </w:r>
      <w:ins w:id="156" w:author="Theoni Reid" w:date="2015-07-12T11:50:00Z">
        <w:r w:rsidR="009B2FE5">
          <w:t xml:space="preserve">e amount of </w:t>
        </w:r>
      </w:ins>
      <w:r>
        <w:t>time is spent build</w:t>
      </w:r>
      <w:ins w:id="157" w:author="Theoni Reid" w:date="2015-07-12T11:50:00Z">
        <w:r w:rsidR="009B2FE5">
          <w:t>ing</w:t>
        </w:r>
      </w:ins>
      <w:r>
        <w:t xml:space="preserve"> things from scratch as well as the absence of </w:t>
      </w:r>
      <w:r>
        <w:lastRenderedPageBreak/>
        <w:t>some advanced features that the simulators have</w:t>
      </w:r>
      <w:ins w:id="158" w:author="Theoni Reid" w:date="2015-07-12T11:50:00Z">
        <w:r w:rsidR="009B2FE5">
          <w:t>, such as</w:t>
        </w:r>
      </w:ins>
      <w:r>
        <w:t xml:space="preserve"> visualization, readymade environments (indoor and outdoor) and advanced dynamics.</w:t>
      </w:r>
    </w:p>
    <w:p w14:paraId="66F07D93" w14:textId="77777777" w:rsidR="00DA2CF6" w:rsidRDefault="00DA2CF6" w:rsidP="00DA2CF6">
      <w:pPr>
        <w:spacing w:line="360" w:lineRule="auto"/>
        <w:jc w:val="both"/>
      </w:pPr>
    </w:p>
    <w:p w14:paraId="330E6837" w14:textId="2CC36C93" w:rsidR="00DA2CF6" w:rsidRDefault="00DA2CF6" w:rsidP="00DA2CF6">
      <w:pPr>
        <w:spacing w:line="360" w:lineRule="auto"/>
        <w:jc w:val="both"/>
      </w:pPr>
      <w:r>
        <w:t>For the specific project I need a simulator that can be used in different environments</w:t>
      </w:r>
      <w:ins w:id="159" w:author="Theoni Reid" w:date="2015-07-12T11:51:00Z">
        <w:r w:rsidR="00FA5320">
          <w:t>,</w:t>
        </w:r>
      </w:ins>
      <w:r>
        <w:t xml:space="preserve"> to assess the efficiency of the collision avoidance algorithms by employing different proximity sensor technologies as well as </w:t>
      </w:r>
      <w:ins w:id="160" w:author="Theoni Reid" w:date="2015-07-12T11:51:00Z">
        <w:r w:rsidR="00FA5320">
          <w:t xml:space="preserve">to </w:t>
        </w:r>
      </w:ins>
      <w:r>
        <w:t>prove the stability of the configuration.  For these tasks, I need to be able to plan a path, to build different environments and finite states machines, which add the required intelligence to the UAVs.  Mo</w:t>
      </w:r>
      <w:ins w:id="161" w:author="Theoni Reid" w:date="2015-07-12T11:52:00Z">
        <w:r w:rsidR="00FA5320">
          <w:t>st</w:t>
        </w:r>
      </w:ins>
      <w:r>
        <w:t xml:space="preserve"> importantly, I need to change the UAV model and add additional sensors in specific parts of the UAV.  Th</w:t>
      </w:r>
      <w:ins w:id="162" w:author="Theoni Reid" w:date="2015-07-12T11:52:00Z">
        <w:r w:rsidR="00FA5320">
          <w:t>is</w:t>
        </w:r>
      </w:ins>
      <w:r>
        <w:t xml:space="preserve"> set of requirements ma</w:t>
      </w:r>
      <w:ins w:id="163" w:author="Theoni Reid" w:date="2015-07-12T11:52:00Z">
        <w:r w:rsidR="00FA5320">
          <w:t>kes</w:t>
        </w:r>
      </w:ins>
      <w:r>
        <w:t xml:space="preserve"> the use of available simulators difficult for my task.  I reviewed some of them in order to assess their suitability.</w:t>
      </w:r>
    </w:p>
    <w:p w14:paraId="4AC0CA77" w14:textId="77777777" w:rsidR="00DA2CF6" w:rsidRDefault="00DA2CF6" w:rsidP="00DA2CF6">
      <w:pPr>
        <w:spacing w:line="360" w:lineRule="auto"/>
        <w:jc w:val="both"/>
      </w:pPr>
    </w:p>
    <w:p w14:paraId="612411D1" w14:textId="77777777" w:rsidR="00DA2CF6" w:rsidRPr="00A334BE" w:rsidRDefault="00DA2CF6" w:rsidP="00DA2CF6">
      <w:pPr>
        <w:spacing w:line="360" w:lineRule="auto"/>
        <w:jc w:val="both"/>
        <w:rPr>
          <w:rFonts w:eastAsia="Times New Roman" w:cs="Times New Roman"/>
        </w:rPr>
      </w:pPr>
      <w:r w:rsidRPr="00BC77E1">
        <w:t xml:space="preserve">The Robot Operating System (ROS) is </w:t>
      </w:r>
      <w:r>
        <w:t xml:space="preserve">a </w:t>
      </w:r>
      <w:r w:rsidRPr="00BC77E1">
        <w:t xml:space="preserve">framework for writing robot software. </w:t>
      </w:r>
      <w:r>
        <w:t xml:space="preserve"> More precisely </w:t>
      </w:r>
      <w:r>
        <w:rPr>
          <w:rStyle w:val="selectable"/>
          <w:rFonts w:eastAsia="Times New Roman" w:cs="Times New Roman"/>
        </w:rPr>
        <w:t>(Ros.org, 2015)</w:t>
      </w:r>
      <w:r>
        <w:t>, i</w:t>
      </w:r>
      <w:r w:rsidRPr="00BC77E1">
        <w:t>t is a collection of tools, libraries, and conventions that aim to simplify the task of creating complex and robust robot behaviour across a wide variety of robotic platforms.</w:t>
      </w:r>
      <w:r>
        <w:t xml:space="preserve">  Gazebo is a robot simulation tool that is used in combination with ROS to test algorithms, robot designs a</w:t>
      </w:r>
      <w:r w:rsidRPr="00BC77E1">
        <w:t>nd perform regression testing using realistic scenarios</w:t>
      </w:r>
      <w:r>
        <w:t>.</w:t>
      </w:r>
    </w:p>
    <w:p w14:paraId="294B15F9" w14:textId="77777777" w:rsidR="00097BA0" w:rsidRDefault="00097BA0" w:rsidP="00F36EA2">
      <w:pPr>
        <w:spacing w:line="360" w:lineRule="auto"/>
        <w:jc w:val="both"/>
      </w:pPr>
    </w:p>
    <w:p w14:paraId="20EE60EA" w14:textId="5C7FD158" w:rsidR="00DA2CF6" w:rsidRDefault="00DA2CF6" w:rsidP="00DA2CF6">
      <w:pPr>
        <w:spacing w:line="360" w:lineRule="auto"/>
        <w:jc w:val="both"/>
      </w:pPr>
      <w:r>
        <w:t>The usage of these tools is very popular in</w:t>
      </w:r>
      <w:ins w:id="164" w:author="Theoni Reid" w:date="2015-07-12T11:55:00Z">
        <w:r w:rsidR="00554B09">
          <w:t xml:space="preserve"> the</w:t>
        </w:r>
      </w:ins>
      <w:r>
        <w:t xml:space="preserve"> robotics community and </w:t>
      </w:r>
      <w:ins w:id="165" w:author="Theoni Reid" w:date="2015-07-12T11:55:00Z">
        <w:r w:rsidR="00554B09">
          <w:t xml:space="preserve">it </w:t>
        </w:r>
      </w:ins>
      <w:r>
        <w:t>is a standard in many robotics fields.  For the quad-</w:t>
      </w:r>
      <w:r w:rsidRPr="00097BA0">
        <w:t xml:space="preserve">rotor </w:t>
      </w:r>
      <w:r>
        <w:t xml:space="preserve">UAV </w:t>
      </w:r>
      <w:r w:rsidRPr="00097BA0">
        <w:t>systems</w:t>
      </w:r>
      <w:r>
        <w:t xml:space="preserve"> case there is a published package related to </w:t>
      </w:r>
      <w:r w:rsidRPr="00097BA0">
        <w:t>modelling</w:t>
      </w:r>
      <w:r>
        <w:t xml:space="preserve">, control and simulation called </w:t>
      </w:r>
      <w:proofErr w:type="spellStart"/>
      <w:r>
        <w:t>hector_quadrotor</w:t>
      </w:r>
      <w:proofErr w:type="spellEnd"/>
      <w:r>
        <w:t xml:space="preserve"> </w:t>
      </w:r>
      <w:r>
        <w:rPr>
          <w:rStyle w:val="selectable"/>
          <w:rFonts w:eastAsia="Times New Roman" w:cs="Times New Roman"/>
        </w:rPr>
        <w:t xml:space="preserve">(Meyer et al., 2012).  </w:t>
      </w:r>
      <w:r w:rsidRPr="002D2006">
        <w:t>This approach allows simultaneous simulation of diverse aspects such as flight dynamics, on</w:t>
      </w:r>
      <w:r>
        <w:t>-board sensors like IMUs, ex</w:t>
      </w:r>
      <w:r w:rsidRPr="002D2006">
        <w:t xml:space="preserve">ternal imaging sensors and complex environments. </w:t>
      </w:r>
      <w:r>
        <w:t xml:space="preserve"> In order to exploit them, the user needs to have experience in C++, preferably, or python.  In addition </w:t>
      </w:r>
      <w:ins w:id="166" w:author="Theoni Reid" w:date="2015-07-12T11:58:00Z">
        <w:r w:rsidR="00554B09">
          <w:t xml:space="preserve">they </w:t>
        </w:r>
      </w:ins>
      <w:r>
        <w:t>need to be familiar with working in Linux environment and server – client programming.  Like many open-source projects</w:t>
      </w:r>
      <w:ins w:id="167" w:author="Theoni Reid" w:date="2015-07-12T11:58:00Z">
        <w:r w:rsidR="00554B09">
          <w:t>,</w:t>
        </w:r>
      </w:ins>
      <w:r>
        <w:t xml:space="preserve"> support is provided mainly from the support forums.  There are</w:t>
      </w:r>
      <w:ins w:id="168" w:author="Theoni Reid" w:date="2015-07-12T11:58:00Z">
        <w:r w:rsidR="00554B09">
          <w:t xml:space="preserve"> several</w:t>
        </w:r>
      </w:ins>
      <w:r>
        <w:t xml:space="preserve"> tutorials, but in my opinion</w:t>
      </w:r>
      <w:ins w:id="169" w:author="Theoni Reid" w:date="2015-07-12T11:58:00Z">
        <w:r w:rsidR="00554B09">
          <w:t xml:space="preserve"> these</w:t>
        </w:r>
      </w:ins>
      <w:r>
        <w:t xml:space="preserve"> cover a small and low-level area of required knowledge.  In addition to tha</w:t>
      </w:r>
      <w:ins w:id="170" w:author="Theoni Reid" w:date="2015-07-12T11:58:00Z">
        <w:r w:rsidR="00554B09">
          <w:t>t,</w:t>
        </w:r>
      </w:ins>
      <w:r>
        <w:t xml:space="preserve"> there is a wiki but </w:t>
      </w:r>
      <w:ins w:id="171" w:author="Theoni Reid" w:date="2015-07-12T11:58:00Z">
        <w:r w:rsidR="00554B09">
          <w:t>one</w:t>
        </w:r>
      </w:ins>
      <w:r>
        <w:t xml:space="preserve"> need</w:t>
      </w:r>
      <w:ins w:id="172" w:author="Theoni Reid" w:date="2015-07-12T11:58:00Z">
        <w:r w:rsidR="00554B09">
          <w:t>s</w:t>
        </w:r>
      </w:ins>
      <w:r>
        <w:t xml:space="preserve"> to be</w:t>
      </w:r>
      <w:ins w:id="173" w:author="Theoni Reid" w:date="2015-07-12T11:58:00Z">
        <w:r w:rsidR="00554B09">
          <w:t xml:space="preserve"> an</w:t>
        </w:r>
      </w:ins>
      <w:r>
        <w:t xml:space="preserve"> experience user to take advantage of it.  One drawback that I also discovered is the existence of many </w:t>
      </w:r>
      <w:r>
        <w:lastRenderedPageBreak/>
        <w:t>distributions (</w:t>
      </w:r>
      <w:proofErr w:type="spellStart"/>
      <w:r>
        <w:t>distros</w:t>
      </w:r>
      <w:proofErr w:type="spellEnd"/>
      <w:r>
        <w:t xml:space="preserve">) and the complexity that this </w:t>
      </w:r>
      <w:ins w:id="174" w:author="Theoni Reid" w:date="2015-07-12T11:59:00Z">
        <w:r w:rsidR="00554B09">
          <w:t>adds</w:t>
        </w:r>
      </w:ins>
      <w:r>
        <w:t xml:space="preserve"> to the available third-party libraries and packages.  On the bottom line ROS and gazebo is a very powerful (fig.X.10), professional and popular tool yet it needs lot of time to </w:t>
      </w:r>
      <w:ins w:id="175" w:author="Theoni Reid" w:date="2015-07-12T12:01:00Z">
        <w:r w:rsidR="005635BD">
          <w:t>become a u</w:t>
        </w:r>
      </w:ins>
      <w:ins w:id="176" w:author="Theoni Reid" w:date="2015-07-12T12:09:00Z">
        <w:r w:rsidR="005635BD">
          <w:t>ser-friendly</w:t>
        </w:r>
      </w:ins>
      <w:ins w:id="177" w:author="Theoni Reid" w:date="2015-07-12T12:01:00Z">
        <w:r w:rsidR="005635BD">
          <w:t xml:space="preserve"> tool</w:t>
        </w:r>
      </w:ins>
      <w:r>
        <w:t xml:space="preserve"> and start producing useful results.  It </w:t>
      </w:r>
      <w:ins w:id="178" w:author="Theoni Reid" w:date="2015-07-12T12:02:00Z">
        <w:r w:rsidR="005635BD">
          <w:t>produces</w:t>
        </w:r>
      </w:ins>
      <w:r>
        <w:t xml:space="preserve"> a difficult learning curve if the user </w:t>
      </w:r>
      <w:ins w:id="179" w:author="Theoni Reid" w:date="2015-07-12T12:02:00Z">
        <w:r w:rsidR="005635BD">
          <w:t>comes from</w:t>
        </w:r>
      </w:ins>
      <w:r>
        <w:t xml:space="preserve"> different background.</w:t>
      </w:r>
    </w:p>
    <w:p w14:paraId="287BEF96" w14:textId="77777777" w:rsidR="00237432" w:rsidRDefault="00237432" w:rsidP="00F36EA2">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5829DC" w14:paraId="6B48CE69" w14:textId="77777777" w:rsidTr="005829DC">
        <w:tc>
          <w:tcPr>
            <w:tcW w:w="8161" w:type="dxa"/>
          </w:tcPr>
          <w:p w14:paraId="527B9D27" w14:textId="2E3317CB" w:rsidR="005829DC" w:rsidRDefault="005829DC" w:rsidP="005829DC">
            <w:pPr>
              <w:spacing w:line="360" w:lineRule="auto"/>
              <w:jc w:val="center"/>
            </w:pPr>
            <w:r>
              <w:rPr>
                <w:noProof/>
                <w:lang w:val="en-US"/>
              </w:rPr>
              <w:drawing>
                <wp:inline distT="0" distB="0" distL="0" distR="0" wp14:anchorId="79248ED3" wp14:editId="27582E59">
                  <wp:extent cx="5045075" cy="283781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amp;gazebo.jpg"/>
                          <pic:cNvPicPr/>
                        </pic:nvPicPr>
                        <pic:blipFill>
                          <a:blip r:embed="rId21">
                            <a:extLst>
                              <a:ext uri="{28A0092B-C50C-407E-A947-70E740481C1C}">
                                <a14:useLocalDpi xmlns:a14="http://schemas.microsoft.com/office/drawing/2010/main" val="0"/>
                              </a:ext>
                            </a:extLst>
                          </a:blip>
                          <a:stretch>
                            <a:fillRect/>
                          </a:stretch>
                        </pic:blipFill>
                        <pic:spPr>
                          <a:xfrm>
                            <a:off x="0" y="0"/>
                            <a:ext cx="5045075" cy="2837815"/>
                          </a:xfrm>
                          <a:prstGeom prst="rect">
                            <a:avLst/>
                          </a:prstGeom>
                        </pic:spPr>
                      </pic:pic>
                    </a:graphicData>
                  </a:graphic>
                </wp:inline>
              </w:drawing>
            </w:r>
          </w:p>
        </w:tc>
      </w:tr>
      <w:tr w:rsidR="005829DC" w14:paraId="65BAFD33" w14:textId="77777777" w:rsidTr="005829DC">
        <w:tc>
          <w:tcPr>
            <w:tcW w:w="8161" w:type="dxa"/>
          </w:tcPr>
          <w:p w14:paraId="63238BE7" w14:textId="138F8112" w:rsidR="005829DC" w:rsidRPr="00C632AE" w:rsidRDefault="005829DC" w:rsidP="005829DC">
            <w:pPr>
              <w:jc w:val="center"/>
              <w:rPr>
                <w:rStyle w:val="selectable"/>
                <w:rFonts w:eastAsia="Times New Roman" w:cs="Times New Roman"/>
                <w:i/>
                <w:sz w:val="22"/>
                <w:szCs w:val="22"/>
              </w:rPr>
            </w:pPr>
            <w:r w:rsidRPr="00C632AE">
              <w:rPr>
                <w:rStyle w:val="selectable"/>
                <w:rFonts w:eastAsia="Times New Roman" w:cs="Times New Roman"/>
                <w:i/>
                <w:sz w:val="22"/>
                <w:szCs w:val="22"/>
              </w:rPr>
              <w:t>Fig.</w:t>
            </w:r>
            <w:r w:rsidR="00C632AE" w:rsidRPr="00C632AE">
              <w:rPr>
                <w:rStyle w:val="selectable"/>
                <w:rFonts w:eastAsia="Times New Roman" w:cs="Times New Roman"/>
                <w:i/>
                <w:sz w:val="22"/>
                <w:szCs w:val="22"/>
              </w:rPr>
              <w:t>X.10</w:t>
            </w:r>
            <w:r w:rsidRPr="00C632AE">
              <w:rPr>
                <w:rStyle w:val="selectable"/>
                <w:rFonts w:eastAsia="Times New Roman" w:cs="Times New Roman"/>
                <w:i/>
                <w:sz w:val="22"/>
                <w:szCs w:val="22"/>
              </w:rPr>
              <w:t xml:space="preserve"> Screenshot of an indoor quad-rotor UAV simulation using ROS with </w:t>
            </w:r>
            <w:proofErr w:type="spellStart"/>
            <w:r w:rsidRPr="00C632AE">
              <w:rPr>
                <w:rStyle w:val="selectable"/>
                <w:rFonts w:eastAsia="Times New Roman" w:cs="Times New Roman"/>
                <w:i/>
                <w:sz w:val="22"/>
                <w:szCs w:val="22"/>
              </w:rPr>
              <w:t>rviz</w:t>
            </w:r>
            <w:proofErr w:type="spellEnd"/>
            <w:r w:rsidRPr="00C632AE">
              <w:rPr>
                <w:rStyle w:val="selectable"/>
                <w:rFonts w:eastAsia="Times New Roman" w:cs="Times New Roman"/>
                <w:i/>
                <w:sz w:val="22"/>
                <w:szCs w:val="22"/>
              </w:rPr>
              <w:t xml:space="preserve"> and gazebo (</w:t>
            </w:r>
            <w:ins w:id="180" w:author="Angelos Plastropoulos" w:date="2015-07-13T18:16:00Z">
              <w:r w:rsidR="008918A4">
                <w:rPr>
                  <w:rStyle w:val="selectable"/>
                  <w:rFonts w:eastAsia="Times New Roman" w:cs="Times New Roman"/>
                  <w:i/>
                  <w:sz w:val="22"/>
                  <w:szCs w:val="22"/>
                </w:rPr>
                <w:t>image from</w:t>
              </w:r>
              <w:r w:rsidR="008918A4" w:rsidRPr="00C632AE">
                <w:rPr>
                  <w:rStyle w:val="selectable"/>
                  <w:rFonts w:eastAsia="Times New Roman" w:cs="Times New Roman"/>
                  <w:i/>
                  <w:sz w:val="22"/>
                  <w:szCs w:val="22"/>
                </w:rPr>
                <w:t xml:space="preserve"> </w:t>
              </w:r>
            </w:ins>
            <w:r w:rsidRPr="00C632AE">
              <w:rPr>
                <w:rStyle w:val="selectable"/>
                <w:rFonts w:eastAsia="Times New Roman" w:cs="Times New Roman"/>
                <w:i/>
                <w:sz w:val="22"/>
                <w:szCs w:val="22"/>
              </w:rPr>
              <w:t>Meyer et al., 2012)</w:t>
            </w:r>
          </w:p>
        </w:tc>
      </w:tr>
    </w:tbl>
    <w:p w14:paraId="70D908E6" w14:textId="77777777" w:rsidR="005829DC" w:rsidRDefault="005829DC" w:rsidP="00F36EA2">
      <w:pPr>
        <w:spacing w:line="360" w:lineRule="auto"/>
        <w:jc w:val="both"/>
      </w:pPr>
    </w:p>
    <w:p w14:paraId="3B0D4D01" w14:textId="7ACDDA61" w:rsidR="00DA2CF6" w:rsidRDefault="00DA2CF6" w:rsidP="00DA2CF6">
      <w:pPr>
        <w:spacing w:line="360" w:lineRule="auto"/>
        <w:jc w:val="both"/>
        <w:rPr>
          <w:rStyle w:val="selectable"/>
          <w:rFonts w:eastAsia="Times New Roman" w:cs="Times New Roman"/>
        </w:rPr>
      </w:pPr>
      <w:r>
        <w:rPr>
          <w:rStyle w:val="selectable"/>
          <w:rFonts w:eastAsia="Times New Roman" w:cs="Times New Roman"/>
        </w:rPr>
        <w:t>V</w:t>
      </w:r>
      <w:r w:rsidRPr="001F2982">
        <w:rPr>
          <w:rStyle w:val="selectable"/>
          <w:rFonts w:eastAsia="Times New Roman" w:cs="Times New Roman"/>
        </w:rPr>
        <w:t xml:space="preserve">ery recently (available in </w:t>
      </w:r>
      <w:proofErr w:type="spellStart"/>
      <w:r w:rsidRPr="001F2982">
        <w:rPr>
          <w:rStyle w:val="selectable"/>
          <w:rFonts w:eastAsia="Times New Roman" w:cs="Times New Roman"/>
        </w:rPr>
        <w:t>Matlab</w:t>
      </w:r>
      <w:proofErr w:type="spellEnd"/>
      <w:r>
        <w:rPr>
          <w:rStyle w:val="selectable"/>
          <w:rFonts w:eastAsia="Times New Roman" w:cs="Times New Roman"/>
        </w:rPr>
        <w:t xml:space="preserve"> R</w:t>
      </w:r>
      <w:r w:rsidRPr="001F2982">
        <w:rPr>
          <w:rStyle w:val="selectable"/>
          <w:rFonts w:eastAsia="Times New Roman" w:cs="Times New Roman"/>
        </w:rPr>
        <w:t xml:space="preserve">2015a), complementary </w:t>
      </w:r>
      <w:r>
        <w:rPr>
          <w:rStyle w:val="selectable"/>
          <w:rFonts w:eastAsia="Times New Roman" w:cs="Times New Roman"/>
        </w:rPr>
        <w:t xml:space="preserve">to </w:t>
      </w:r>
      <w:r w:rsidRPr="001F2982">
        <w:rPr>
          <w:rStyle w:val="selectable"/>
          <w:rFonts w:eastAsia="Times New Roman" w:cs="Times New Roman"/>
        </w:rPr>
        <w:t>the previous approach, is the release of a new robotics system toolbox trying to resolve some of the weakness</w:t>
      </w:r>
      <w:r>
        <w:rPr>
          <w:rStyle w:val="selectable"/>
          <w:rFonts w:eastAsia="Times New Roman" w:cs="Times New Roman"/>
        </w:rPr>
        <w:t>es</w:t>
      </w:r>
      <w:r w:rsidRPr="001F2982">
        <w:rPr>
          <w:rStyle w:val="selectable"/>
          <w:rFonts w:eastAsia="Times New Roman" w:cs="Times New Roman"/>
        </w:rPr>
        <w:t xml:space="preserve"> and bridge some gaps I referred</w:t>
      </w:r>
      <w:ins w:id="181" w:author="Theoni Reid" w:date="2015-07-12T12:08:00Z">
        <w:r w:rsidR="005635BD">
          <w:rPr>
            <w:rStyle w:val="selectable"/>
            <w:rFonts w:eastAsia="Times New Roman" w:cs="Times New Roman"/>
          </w:rPr>
          <w:t xml:space="preserve"> to</w:t>
        </w:r>
      </w:ins>
      <w:r w:rsidRPr="001F2982">
        <w:rPr>
          <w:rStyle w:val="selectable"/>
          <w:rFonts w:eastAsia="Times New Roman" w:cs="Times New Roman"/>
        </w:rPr>
        <w:t xml:space="preserve"> previously.  The system toolbox </w:t>
      </w:r>
      <w:r>
        <w:rPr>
          <w:rStyle w:val="selectable"/>
          <w:rFonts w:eastAsia="Times New Roman" w:cs="Times New Roman"/>
        </w:rPr>
        <w:t xml:space="preserve">(Uk.mathworks.com, 2015) </w:t>
      </w:r>
      <w:r w:rsidRPr="001F2982">
        <w:rPr>
          <w:rStyle w:val="selectable"/>
          <w:rFonts w:eastAsia="Times New Roman" w:cs="Times New Roman"/>
        </w:rPr>
        <w:t>provides an interface between MATLAB and Simulink and the ROS that enables the testing and verifications of applications on ROS-enabled robots and Gazebo.  It also supports C++ code generation, enabling the generation of a ROS node from a Simulink model and deploy it to a ROS network.  It is worth mentioning that if the user</w:t>
      </w:r>
      <w:r>
        <w:rPr>
          <w:rStyle w:val="selectable"/>
          <w:rFonts w:eastAsia="Times New Roman" w:cs="Times New Roman"/>
        </w:rPr>
        <w:t>s need</w:t>
      </w:r>
      <w:r w:rsidRPr="001F2982">
        <w:rPr>
          <w:rStyle w:val="selectable"/>
          <w:rFonts w:eastAsia="Times New Roman" w:cs="Times New Roman"/>
        </w:rPr>
        <w:t xml:space="preserve"> to alter and build custom models they need again to cope with ROS architecture and code.  Consequently, I admit that this approach is friendlier than the stiff approach of p</w:t>
      </w:r>
      <w:r>
        <w:rPr>
          <w:rStyle w:val="selectable"/>
          <w:rFonts w:eastAsia="Times New Roman" w:cs="Times New Roman"/>
        </w:rPr>
        <w:t>l</w:t>
      </w:r>
      <w:r w:rsidRPr="001F2982">
        <w:rPr>
          <w:rStyle w:val="selectable"/>
          <w:rFonts w:eastAsia="Times New Roman" w:cs="Times New Roman"/>
        </w:rPr>
        <w:t>ain ROS but</w:t>
      </w:r>
      <w:ins w:id="182" w:author="Theoni Reid" w:date="2015-07-12T12:18:00Z">
        <w:r w:rsidR="00F16307">
          <w:rPr>
            <w:rStyle w:val="selectable"/>
            <w:rFonts w:eastAsia="Times New Roman" w:cs="Times New Roman"/>
          </w:rPr>
          <w:t xml:space="preserve"> it</w:t>
        </w:r>
      </w:ins>
      <w:r w:rsidRPr="001F2982">
        <w:rPr>
          <w:rStyle w:val="selectable"/>
          <w:rFonts w:eastAsia="Times New Roman" w:cs="Times New Roman"/>
        </w:rPr>
        <w:t xml:space="preserve"> needs to have knowledge of this in order to be flexible and creative.</w:t>
      </w:r>
    </w:p>
    <w:p w14:paraId="084FFB01" w14:textId="77777777" w:rsidR="00DA2CF6" w:rsidRDefault="00DA2CF6" w:rsidP="00DA2CF6">
      <w:pPr>
        <w:spacing w:line="360" w:lineRule="auto"/>
        <w:jc w:val="both"/>
      </w:pPr>
    </w:p>
    <w:p w14:paraId="7F5D0E75" w14:textId="654173F9" w:rsidR="00DA2CF6" w:rsidRDefault="00F16307" w:rsidP="00F16307">
      <w:pPr>
        <w:spacing w:line="360" w:lineRule="auto"/>
        <w:jc w:val="both"/>
        <w:rPr>
          <w:rStyle w:val="selectable"/>
          <w:rFonts w:eastAsia="Times New Roman" w:cs="Times New Roman"/>
        </w:rPr>
      </w:pPr>
      <w:ins w:id="183" w:author="Theoni Reid" w:date="2015-07-12T12:19:00Z">
        <w:r>
          <w:lastRenderedPageBreak/>
          <w:t>Ano</w:t>
        </w:r>
      </w:ins>
      <w:r w:rsidR="00DA2CF6">
        <w:t xml:space="preserve">ther package that I tried was a 3D </w:t>
      </w:r>
      <w:r w:rsidR="00DA2CF6" w:rsidRPr="00237432">
        <w:t>Integrated Simulation Platform for Indoor Quad</w:t>
      </w:r>
      <w:r w:rsidR="00DA2CF6">
        <w:t>-</w:t>
      </w:r>
      <w:r w:rsidR="00DA2CF6" w:rsidRPr="00237432">
        <w:t>rotor Applications</w:t>
      </w:r>
      <w:r w:rsidR="00DA2CF6">
        <w:t xml:space="preserve"> provided by </w:t>
      </w:r>
      <w:r w:rsidR="00DA2CF6">
        <w:rPr>
          <w:rStyle w:val="selectable"/>
          <w:rFonts w:eastAsia="Times New Roman" w:cs="Times New Roman"/>
        </w:rPr>
        <w:t>(A.R. Al-</w:t>
      </w:r>
      <w:proofErr w:type="spellStart"/>
      <w:r w:rsidR="00DA2CF6">
        <w:rPr>
          <w:rStyle w:val="selectable"/>
          <w:rFonts w:eastAsia="Times New Roman" w:cs="Times New Roman"/>
        </w:rPr>
        <w:t>Omari</w:t>
      </w:r>
      <w:proofErr w:type="spellEnd"/>
      <w:r w:rsidR="00DA2CF6">
        <w:rPr>
          <w:rStyle w:val="selectable"/>
          <w:rFonts w:eastAsia="Times New Roman" w:cs="Times New Roman"/>
        </w:rPr>
        <w:t xml:space="preserve">, A. </w:t>
      </w:r>
      <w:proofErr w:type="spellStart"/>
      <w:r w:rsidR="00DA2CF6">
        <w:rPr>
          <w:rStyle w:val="selectable"/>
          <w:rFonts w:eastAsia="Times New Roman" w:cs="Times New Roman"/>
        </w:rPr>
        <w:t>Jaradat</w:t>
      </w:r>
      <w:proofErr w:type="spellEnd"/>
      <w:r w:rsidR="00DA2CF6">
        <w:rPr>
          <w:rStyle w:val="selectable"/>
          <w:rFonts w:eastAsia="Times New Roman" w:cs="Times New Roman"/>
        </w:rPr>
        <w:t xml:space="preserve"> and </w:t>
      </w:r>
      <w:proofErr w:type="spellStart"/>
      <w:r w:rsidR="00DA2CF6">
        <w:rPr>
          <w:rStyle w:val="selectable"/>
          <w:rFonts w:eastAsia="Times New Roman" w:cs="Times New Roman"/>
        </w:rPr>
        <w:t>Jarrah</w:t>
      </w:r>
      <w:proofErr w:type="spellEnd"/>
      <w:r w:rsidR="00DA2CF6">
        <w:rPr>
          <w:rStyle w:val="selectable"/>
          <w:rFonts w:eastAsia="Times New Roman" w:cs="Times New Roman"/>
        </w:rPr>
        <w:t xml:space="preserve">, 2013).  It is built entirely in </w:t>
      </w:r>
      <w:proofErr w:type="spellStart"/>
      <w:r w:rsidR="00DA2CF6">
        <w:rPr>
          <w:rStyle w:val="selectable"/>
          <w:rFonts w:eastAsia="Times New Roman" w:cs="Times New Roman"/>
        </w:rPr>
        <w:t>Matlab</w:t>
      </w:r>
      <w:proofErr w:type="spellEnd"/>
      <w:r w:rsidR="00DA2CF6">
        <w:rPr>
          <w:rStyle w:val="selectable"/>
          <w:rFonts w:eastAsia="Times New Roman" w:cs="Times New Roman"/>
        </w:rPr>
        <w:t xml:space="preserve"> without the use of Simulink. It offers impressive 3D views and a nice graphical user interface (fig.X.11).  On the other hand, it lacks serious documentation and the code is not well commented.  There are no instructions </w:t>
      </w:r>
      <w:ins w:id="184" w:author="Theoni Reid" w:date="2015-07-12T12:19:00Z">
        <w:r>
          <w:rPr>
            <w:rStyle w:val="selectable"/>
            <w:rFonts w:eastAsia="Times New Roman" w:cs="Times New Roman"/>
          </w:rPr>
          <w:t xml:space="preserve">on </w:t>
        </w:r>
      </w:ins>
      <w:r w:rsidR="00DA2CF6">
        <w:rPr>
          <w:rStyle w:val="selectable"/>
          <w:rFonts w:eastAsia="Times New Roman" w:cs="Times New Roman"/>
        </w:rPr>
        <w:t>how to edit it</w:t>
      </w:r>
      <w:ins w:id="185" w:author="Theoni Reid" w:date="2015-07-12T12:19:00Z">
        <w:r>
          <w:rPr>
            <w:rStyle w:val="selectable"/>
            <w:rFonts w:eastAsia="Times New Roman" w:cs="Times New Roman"/>
          </w:rPr>
          <w:t>, to</w:t>
        </w:r>
      </w:ins>
      <w:r w:rsidR="00DA2CF6">
        <w:rPr>
          <w:rStyle w:val="selectable"/>
          <w:rFonts w:eastAsia="Times New Roman" w:cs="Times New Roman"/>
        </w:rPr>
        <w:t xml:space="preserve"> add sensors or construct new maps.  Unfortunately, in the current state </w:t>
      </w:r>
      <w:ins w:id="186" w:author="Theoni Reid" w:date="2015-07-12T12:19:00Z">
        <w:r>
          <w:rPr>
            <w:rStyle w:val="selectable"/>
            <w:rFonts w:eastAsia="Times New Roman" w:cs="Times New Roman"/>
          </w:rPr>
          <w:t xml:space="preserve">it </w:t>
        </w:r>
      </w:ins>
      <w:r w:rsidR="00DA2CF6">
        <w:rPr>
          <w:rStyle w:val="selectable"/>
          <w:rFonts w:eastAsia="Times New Roman" w:cs="Times New Roman"/>
        </w:rPr>
        <w:t xml:space="preserve">cannot serve its initial purpose, as stated, which was the </w:t>
      </w:r>
      <w:r w:rsidR="00DA2CF6" w:rsidRPr="00237432">
        <w:rPr>
          <w:rStyle w:val="selectable"/>
          <w:rFonts w:eastAsia="Times New Roman" w:cs="Times New Roman"/>
        </w:rPr>
        <w:t>abil</w:t>
      </w:r>
      <w:r w:rsidR="00DA2CF6">
        <w:rPr>
          <w:rStyle w:val="selectable"/>
          <w:rFonts w:eastAsia="Times New Roman" w:cs="Times New Roman"/>
        </w:rPr>
        <w:t xml:space="preserve">ity to implement and inspect </w:t>
      </w:r>
      <w:r w:rsidR="00DA2CF6" w:rsidRPr="00237432">
        <w:rPr>
          <w:rStyle w:val="selectable"/>
          <w:rFonts w:eastAsia="Times New Roman" w:cs="Times New Roman"/>
        </w:rPr>
        <w:t>algorithm</w:t>
      </w:r>
      <w:r w:rsidR="00DA2CF6">
        <w:rPr>
          <w:rStyle w:val="selectable"/>
          <w:rFonts w:eastAsia="Times New Roman" w:cs="Times New Roman"/>
        </w:rPr>
        <w:t>s</w:t>
      </w:r>
      <w:r w:rsidR="00DA2CF6" w:rsidRPr="00237432">
        <w:rPr>
          <w:rStyle w:val="selectable"/>
          <w:rFonts w:eastAsia="Times New Roman" w:cs="Times New Roman"/>
        </w:rPr>
        <w:t xml:space="preserve"> in different scenario</w:t>
      </w:r>
      <w:r w:rsidR="00DA2CF6">
        <w:rPr>
          <w:rStyle w:val="selectable"/>
          <w:rFonts w:eastAsia="Times New Roman" w:cs="Times New Roman"/>
        </w:rPr>
        <w:t>s.</w:t>
      </w:r>
    </w:p>
    <w:p w14:paraId="04353F0D" w14:textId="77777777" w:rsidR="005829DC" w:rsidRDefault="005829DC" w:rsidP="005829DC">
      <w:pPr>
        <w:spacing w:line="360" w:lineRule="auto"/>
        <w:jc w:val="both"/>
        <w:rPr>
          <w:rStyle w:val="selectable"/>
          <w:rFonts w:eastAsia="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5829DC" w14:paraId="38C40D90" w14:textId="77777777" w:rsidTr="00C632AE">
        <w:tc>
          <w:tcPr>
            <w:tcW w:w="8161" w:type="dxa"/>
          </w:tcPr>
          <w:p w14:paraId="09C07E90" w14:textId="77777777" w:rsidR="005829DC" w:rsidRDefault="005829DC" w:rsidP="005829DC">
            <w:pPr>
              <w:spacing w:line="360" w:lineRule="auto"/>
              <w:jc w:val="center"/>
              <w:rPr>
                <w:rStyle w:val="selectable"/>
              </w:rPr>
            </w:pPr>
            <w:r>
              <w:rPr>
                <w:noProof/>
                <w:lang w:val="en-US"/>
              </w:rPr>
              <w:drawing>
                <wp:inline distT="0" distB="0" distL="0" distR="0" wp14:anchorId="544D5081" wp14:editId="3516484B">
                  <wp:extent cx="5045075" cy="29489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oorSimulation3D.jpg"/>
                          <pic:cNvPicPr/>
                        </pic:nvPicPr>
                        <pic:blipFill>
                          <a:blip r:embed="rId22">
                            <a:extLst>
                              <a:ext uri="{28A0092B-C50C-407E-A947-70E740481C1C}">
                                <a14:useLocalDpi xmlns:a14="http://schemas.microsoft.com/office/drawing/2010/main" val="0"/>
                              </a:ext>
                            </a:extLst>
                          </a:blip>
                          <a:stretch>
                            <a:fillRect/>
                          </a:stretch>
                        </pic:blipFill>
                        <pic:spPr>
                          <a:xfrm>
                            <a:off x="0" y="0"/>
                            <a:ext cx="5045075" cy="2948940"/>
                          </a:xfrm>
                          <a:prstGeom prst="rect">
                            <a:avLst/>
                          </a:prstGeom>
                        </pic:spPr>
                      </pic:pic>
                    </a:graphicData>
                  </a:graphic>
                </wp:inline>
              </w:drawing>
            </w:r>
          </w:p>
        </w:tc>
      </w:tr>
      <w:tr w:rsidR="005829DC" w14:paraId="16D444CE" w14:textId="77777777" w:rsidTr="00C632AE">
        <w:tc>
          <w:tcPr>
            <w:tcW w:w="8161" w:type="dxa"/>
          </w:tcPr>
          <w:p w14:paraId="54493071" w14:textId="2F3B0DD9" w:rsidR="005829DC" w:rsidRPr="00C632AE" w:rsidRDefault="005829DC" w:rsidP="005829DC">
            <w:pPr>
              <w:jc w:val="center"/>
              <w:rPr>
                <w:rStyle w:val="selectable"/>
                <w:i/>
                <w:sz w:val="22"/>
                <w:szCs w:val="22"/>
              </w:rPr>
            </w:pPr>
            <w:r w:rsidRPr="00C632AE">
              <w:rPr>
                <w:rStyle w:val="selectable"/>
                <w:rFonts w:eastAsia="Times New Roman" w:cs="Times New Roman"/>
                <w:i/>
                <w:sz w:val="22"/>
                <w:szCs w:val="22"/>
              </w:rPr>
              <w:t>Fig.</w:t>
            </w:r>
            <w:r w:rsidR="00C632AE" w:rsidRPr="00C632AE">
              <w:rPr>
                <w:rStyle w:val="selectable"/>
                <w:rFonts w:eastAsia="Times New Roman" w:cs="Times New Roman"/>
                <w:i/>
                <w:sz w:val="22"/>
                <w:szCs w:val="22"/>
              </w:rPr>
              <w:t>X.11</w:t>
            </w:r>
            <w:r w:rsidRPr="00C632AE">
              <w:rPr>
                <w:rStyle w:val="selectable"/>
                <w:rFonts w:eastAsia="Times New Roman" w:cs="Times New Roman"/>
                <w:i/>
                <w:sz w:val="22"/>
                <w:szCs w:val="22"/>
              </w:rPr>
              <w:t xml:space="preserve"> Screenshot of the </w:t>
            </w:r>
            <w:r w:rsidRPr="00C632AE">
              <w:rPr>
                <w:i/>
                <w:sz w:val="22"/>
                <w:szCs w:val="22"/>
              </w:rPr>
              <w:t>Integrated Simulation Platform for Indoor Quad-rotor Applications</w:t>
            </w:r>
            <w:r w:rsidRPr="00C632AE">
              <w:rPr>
                <w:rStyle w:val="selectable"/>
                <w:rFonts w:eastAsia="Times New Roman" w:cs="Times New Roman"/>
                <w:i/>
                <w:sz w:val="22"/>
                <w:szCs w:val="22"/>
              </w:rPr>
              <w:t xml:space="preserve"> (</w:t>
            </w:r>
            <w:ins w:id="187" w:author="Angelos Plastropoulos" w:date="2015-07-13T18:16:00Z">
              <w:r w:rsidR="008918A4">
                <w:rPr>
                  <w:rStyle w:val="selectable"/>
                  <w:rFonts w:eastAsia="Times New Roman" w:cs="Times New Roman"/>
                  <w:i/>
                  <w:sz w:val="22"/>
                  <w:szCs w:val="22"/>
                </w:rPr>
                <w:t>image from</w:t>
              </w:r>
              <w:r w:rsidR="008918A4" w:rsidRPr="00C632AE">
                <w:rPr>
                  <w:rStyle w:val="selectable"/>
                  <w:rFonts w:eastAsia="Times New Roman" w:cs="Times New Roman"/>
                  <w:i/>
                  <w:sz w:val="22"/>
                  <w:szCs w:val="22"/>
                </w:rPr>
                <w:t xml:space="preserve"> </w:t>
              </w:r>
            </w:ins>
            <w:r w:rsidRPr="00C632AE">
              <w:rPr>
                <w:rStyle w:val="selectable"/>
                <w:rFonts w:eastAsia="Times New Roman" w:cs="Times New Roman"/>
                <w:i/>
                <w:sz w:val="22"/>
                <w:szCs w:val="22"/>
              </w:rPr>
              <w:t>A.R. Al-</w:t>
            </w:r>
            <w:proofErr w:type="spellStart"/>
            <w:r w:rsidRPr="00C632AE">
              <w:rPr>
                <w:rStyle w:val="selectable"/>
                <w:rFonts w:eastAsia="Times New Roman" w:cs="Times New Roman"/>
                <w:i/>
                <w:sz w:val="22"/>
                <w:szCs w:val="22"/>
              </w:rPr>
              <w:t>Omari</w:t>
            </w:r>
            <w:proofErr w:type="spellEnd"/>
            <w:r w:rsidRPr="00C632AE">
              <w:rPr>
                <w:rStyle w:val="selectable"/>
                <w:rFonts w:eastAsia="Times New Roman" w:cs="Times New Roman"/>
                <w:i/>
                <w:sz w:val="22"/>
                <w:szCs w:val="22"/>
              </w:rPr>
              <w:t xml:space="preserve">, A. </w:t>
            </w:r>
            <w:proofErr w:type="spellStart"/>
            <w:r w:rsidRPr="00C632AE">
              <w:rPr>
                <w:rStyle w:val="selectable"/>
                <w:rFonts w:eastAsia="Times New Roman" w:cs="Times New Roman"/>
                <w:i/>
                <w:sz w:val="22"/>
                <w:szCs w:val="22"/>
              </w:rPr>
              <w:t>Jaradat</w:t>
            </w:r>
            <w:proofErr w:type="spellEnd"/>
            <w:r w:rsidRPr="00C632AE">
              <w:rPr>
                <w:rStyle w:val="selectable"/>
                <w:rFonts w:eastAsia="Times New Roman" w:cs="Times New Roman"/>
                <w:i/>
                <w:sz w:val="22"/>
                <w:szCs w:val="22"/>
              </w:rPr>
              <w:t xml:space="preserve"> and </w:t>
            </w:r>
            <w:proofErr w:type="spellStart"/>
            <w:r w:rsidRPr="00C632AE">
              <w:rPr>
                <w:rStyle w:val="selectable"/>
                <w:rFonts w:eastAsia="Times New Roman" w:cs="Times New Roman"/>
                <w:i/>
                <w:sz w:val="22"/>
                <w:szCs w:val="22"/>
              </w:rPr>
              <w:t>Jarrah</w:t>
            </w:r>
            <w:proofErr w:type="spellEnd"/>
            <w:r w:rsidRPr="00C632AE">
              <w:rPr>
                <w:rStyle w:val="selectable"/>
                <w:rFonts w:eastAsia="Times New Roman" w:cs="Times New Roman"/>
                <w:i/>
                <w:sz w:val="22"/>
                <w:szCs w:val="22"/>
              </w:rPr>
              <w:t>, 2013)</w:t>
            </w:r>
          </w:p>
        </w:tc>
      </w:tr>
    </w:tbl>
    <w:p w14:paraId="59EE86DE" w14:textId="77777777" w:rsidR="00237432" w:rsidRDefault="00237432" w:rsidP="00237432">
      <w:pPr>
        <w:jc w:val="both"/>
        <w:rPr>
          <w:rStyle w:val="selectable"/>
          <w:rFonts w:eastAsia="Times New Roman" w:cs="Times New Roman"/>
        </w:rPr>
      </w:pPr>
    </w:p>
    <w:p w14:paraId="5679BEE0" w14:textId="2E8EF71C" w:rsidR="00DA2CF6" w:rsidRDefault="00DA2CF6" w:rsidP="00DA2CF6">
      <w:pPr>
        <w:spacing w:line="360" w:lineRule="auto"/>
        <w:jc w:val="both"/>
        <w:rPr>
          <w:rStyle w:val="selectable"/>
          <w:rFonts w:eastAsia="Times New Roman" w:cs="Times New Roman"/>
        </w:rPr>
      </w:pPr>
      <w:r w:rsidRPr="00E47255">
        <w:rPr>
          <w:rStyle w:val="selectable"/>
          <w:rFonts w:eastAsia="Times New Roman" w:cs="Times New Roman"/>
        </w:rPr>
        <w:t xml:space="preserve">A </w:t>
      </w:r>
      <w:r>
        <w:rPr>
          <w:rStyle w:val="selectable"/>
          <w:rFonts w:eastAsia="Times New Roman" w:cs="Times New Roman"/>
        </w:rPr>
        <w:t>better</w:t>
      </w:r>
      <w:r w:rsidRPr="00E47255">
        <w:rPr>
          <w:rStyle w:val="selectable"/>
          <w:rFonts w:eastAsia="Times New Roman" w:cs="Times New Roman"/>
        </w:rPr>
        <w:t xml:space="preserve"> approach in UAVs simulations is presented </w:t>
      </w:r>
      <w:r>
        <w:rPr>
          <w:rStyle w:val="selectable"/>
          <w:rFonts w:eastAsia="Times New Roman" w:cs="Times New Roman"/>
        </w:rPr>
        <w:t>in</w:t>
      </w:r>
      <w:ins w:id="188" w:author="Theoni Reid" w:date="2015-07-12T12:20:00Z">
        <w:r w:rsidR="006742C3">
          <w:rPr>
            <w:rStyle w:val="selectable"/>
            <w:rFonts w:eastAsia="Times New Roman" w:cs="Times New Roman"/>
          </w:rPr>
          <w:t xml:space="preserve"> Hartman, 2014</w:t>
        </w:r>
      </w:ins>
      <w:r>
        <w:rPr>
          <w:rStyle w:val="selectable"/>
          <w:rFonts w:eastAsia="Times New Roman" w:cs="Times New Roman"/>
        </w:rPr>
        <w:t xml:space="preserve"> (Hartman et al., 2014).  T</w:t>
      </w:r>
      <w:ins w:id="189" w:author="Theoni Reid" w:date="2015-07-12T12:20:00Z">
        <w:r w:rsidR="006742C3">
          <w:rPr>
            <w:rStyle w:val="selectable"/>
            <w:rFonts w:eastAsia="Times New Roman" w:cs="Times New Roman"/>
          </w:rPr>
          <w:t xml:space="preserve">hey </w:t>
        </w:r>
      </w:ins>
      <w:r w:rsidRPr="00E47255">
        <w:rPr>
          <w:rStyle w:val="selectable"/>
          <w:rFonts w:eastAsia="Times New Roman" w:cs="Times New Roman"/>
        </w:rPr>
        <w:t>presented a quite detailed quad-copter dynamic modelling and Simulation package accompanied with extended docum</w:t>
      </w:r>
      <w:r>
        <w:rPr>
          <w:rStyle w:val="selectable"/>
          <w:rFonts w:eastAsia="Times New Roman" w:cs="Times New Roman"/>
        </w:rPr>
        <w:t>entation and instructions.  The researchers have built</w:t>
      </w:r>
      <w:r w:rsidRPr="00E47255">
        <w:rPr>
          <w:rStyle w:val="selectable"/>
          <w:rFonts w:eastAsia="Times New Roman" w:cs="Times New Roman"/>
        </w:rPr>
        <w:t xml:space="preserve"> the simulation making extensive use of </w:t>
      </w:r>
      <w:proofErr w:type="spellStart"/>
      <w:r w:rsidRPr="00E47255">
        <w:rPr>
          <w:rStyle w:val="selectable"/>
          <w:rFonts w:eastAsia="Times New Roman" w:cs="Times New Roman"/>
        </w:rPr>
        <w:t>Matlab</w:t>
      </w:r>
      <w:proofErr w:type="spellEnd"/>
      <w:r w:rsidRPr="00E47255">
        <w:rPr>
          <w:rStyle w:val="selectable"/>
          <w:rFonts w:eastAsia="Times New Roman" w:cs="Times New Roman"/>
        </w:rPr>
        <w:t xml:space="preserve"> and Simulink</w:t>
      </w:r>
      <w:r>
        <w:rPr>
          <w:rStyle w:val="selectable"/>
          <w:rFonts w:eastAsia="Times New Roman" w:cs="Times New Roman"/>
        </w:rPr>
        <w:t>.  Using this tool the designer can define the exact geometry of the dominant parts of the UAV like motors, electronic speed controllers, central hub and arms (fig.X.12) and simulate scenarios with different initial conditions and paths.  The documentation does not include instruction</w:t>
      </w:r>
      <w:ins w:id="190" w:author="Theoni Reid" w:date="2015-07-12T12:21:00Z">
        <w:r w:rsidR="006742C3">
          <w:rPr>
            <w:rStyle w:val="selectable"/>
            <w:rFonts w:eastAsia="Times New Roman" w:cs="Times New Roman"/>
          </w:rPr>
          <w:t>s</w:t>
        </w:r>
        <w:r w:rsidR="00B46DA2">
          <w:rPr>
            <w:rStyle w:val="selectable"/>
            <w:rFonts w:eastAsia="Times New Roman" w:cs="Times New Roman"/>
          </w:rPr>
          <w:t xml:space="preserve"> on</w:t>
        </w:r>
      </w:ins>
      <w:r>
        <w:rPr>
          <w:rStyle w:val="selectable"/>
          <w:rFonts w:eastAsia="Times New Roman" w:cs="Times New Roman"/>
        </w:rPr>
        <w:t xml:space="preserve"> extend</w:t>
      </w:r>
      <w:ins w:id="191" w:author="Theoni Reid" w:date="2015-07-12T12:21:00Z">
        <w:r w:rsidR="00B46DA2">
          <w:rPr>
            <w:rStyle w:val="selectable"/>
            <w:rFonts w:eastAsia="Times New Roman" w:cs="Times New Roman"/>
          </w:rPr>
          <w:t>ing</w:t>
        </w:r>
      </w:ins>
      <w:r>
        <w:rPr>
          <w:rStyle w:val="selectable"/>
          <w:rFonts w:eastAsia="Times New Roman" w:cs="Times New Roman"/>
        </w:rPr>
        <w:t xml:space="preserve"> the model with various sensors nor </w:t>
      </w:r>
      <w:ins w:id="192" w:author="Theoni Reid" w:date="2015-07-12T12:21:00Z">
        <w:r w:rsidR="00B46DA2">
          <w:rPr>
            <w:rStyle w:val="selectable"/>
            <w:rFonts w:eastAsia="Times New Roman" w:cs="Times New Roman"/>
          </w:rPr>
          <w:t xml:space="preserve">does it </w:t>
        </w:r>
      </w:ins>
      <w:r>
        <w:rPr>
          <w:rStyle w:val="selectable"/>
          <w:rFonts w:eastAsia="Times New Roman" w:cs="Times New Roman"/>
        </w:rPr>
        <w:t xml:space="preserve">include the ability to </w:t>
      </w:r>
      <w:ins w:id="193" w:author="Angelos Plastropoulos" w:date="2015-07-13T18:15:00Z">
        <w:r w:rsidR="008918A4">
          <w:rPr>
            <w:rStyle w:val="selectable"/>
            <w:rFonts w:eastAsia="Times New Roman" w:cs="Times New Roman"/>
          </w:rPr>
          <w:t>build</w:t>
        </w:r>
      </w:ins>
      <w:r>
        <w:rPr>
          <w:rStyle w:val="selectable"/>
          <w:rFonts w:eastAsia="Times New Roman" w:cs="Times New Roman"/>
        </w:rPr>
        <w:t xml:space="preserve"> custom maps with obstacles and </w:t>
      </w:r>
      <w:ins w:id="194" w:author="Theoni Reid" w:date="2015-07-12T12:21:00Z">
        <w:r w:rsidR="00B46DA2">
          <w:rPr>
            <w:rStyle w:val="selectable"/>
            <w:rFonts w:eastAsia="Times New Roman" w:cs="Times New Roman"/>
          </w:rPr>
          <w:t xml:space="preserve">to </w:t>
        </w:r>
      </w:ins>
      <w:r>
        <w:rPr>
          <w:rStyle w:val="selectable"/>
          <w:rFonts w:eastAsia="Times New Roman" w:cs="Times New Roman"/>
        </w:rPr>
        <w:t xml:space="preserve">test </w:t>
      </w:r>
      <w:r>
        <w:rPr>
          <w:rStyle w:val="selectable"/>
          <w:rFonts w:eastAsia="Times New Roman" w:cs="Times New Roman"/>
        </w:rPr>
        <w:lastRenderedPageBreak/>
        <w:t>different behaviours.  It is a</w:t>
      </w:r>
      <w:ins w:id="195" w:author="Theoni Reid" w:date="2015-07-12T12:22:00Z">
        <w:r w:rsidR="00B46DA2">
          <w:rPr>
            <w:rStyle w:val="selectable"/>
            <w:rFonts w:eastAsia="Times New Roman" w:cs="Times New Roman"/>
          </w:rPr>
          <w:t>n admirable attempt</w:t>
        </w:r>
      </w:ins>
      <w:r>
        <w:rPr>
          <w:rStyle w:val="selectable"/>
          <w:rFonts w:eastAsia="Times New Roman" w:cs="Times New Roman"/>
        </w:rPr>
        <w:t xml:space="preserve"> but, in my opinion,</w:t>
      </w:r>
      <w:ins w:id="196" w:author="Theoni Reid" w:date="2015-07-12T12:22:00Z">
        <w:r w:rsidR="00B46DA2">
          <w:rPr>
            <w:rStyle w:val="selectable"/>
            <w:rFonts w:eastAsia="Times New Roman" w:cs="Times New Roman"/>
          </w:rPr>
          <w:t xml:space="preserve"> it is</w:t>
        </w:r>
      </w:ins>
      <w:r>
        <w:rPr>
          <w:rStyle w:val="selectable"/>
          <w:rFonts w:eastAsia="Times New Roman" w:cs="Times New Roman"/>
        </w:rPr>
        <w:t xml:space="preserve"> intended to different testing scenarios where the designer</w:t>
      </w:r>
      <w:ins w:id="197" w:author="Theoni Reid" w:date="2015-07-12T12:23:00Z">
        <w:r w:rsidR="00B46DA2">
          <w:rPr>
            <w:rStyle w:val="selectable"/>
            <w:rFonts w:eastAsia="Times New Roman" w:cs="Times New Roman"/>
          </w:rPr>
          <w:t>s</w:t>
        </w:r>
      </w:ins>
      <w:r>
        <w:rPr>
          <w:rStyle w:val="selectable"/>
          <w:rFonts w:eastAsia="Times New Roman" w:cs="Times New Roman"/>
        </w:rPr>
        <w:t xml:space="preserve"> experiment with the geometry and the configuration of a UAV rather than</w:t>
      </w:r>
      <w:ins w:id="198" w:author="Theoni Reid" w:date="2015-07-12T12:23:00Z">
        <w:r w:rsidR="00B46DA2">
          <w:rPr>
            <w:rStyle w:val="selectable"/>
            <w:rFonts w:eastAsia="Times New Roman" w:cs="Times New Roman"/>
          </w:rPr>
          <w:t xml:space="preserve"> have</w:t>
        </w:r>
      </w:ins>
      <w:r>
        <w:rPr>
          <w:rStyle w:val="selectable"/>
          <w:rFonts w:eastAsia="Times New Roman" w:cs="Times New Roman"/>
        </w:rPr>
        <w:t xml:space="preserve"> a given UAV and test behaviours in different stimuli.</w:t>
      </w:r>
    </w:p>
    <w:p w14:paraId="08595BA6" w14:textId="77777777" w:rsidR="000E1440" w:rsidRDefault="000E1440" w:rsidP="00E47255">
      <w:pPr>
        <w:spacing w:line="360" w:lineRule="auto"/>
        <w:jc w:val="both"/>
        <w:rPr>
          <w:rStyle w:val="selectable"/>
          <w:rFonts w:eastAsia="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1"/>
      </w:tblGrid>
      <w:tr w:rsidR="000E1440" w14:paraId="05CD412A" w14:textId="77777777" w:rsidTr="000E1440">
        <w:tc>
          <w:tcPr>
            <w:tcW w:w="8161" w:type="dxa"/>
          </w:tcPr>
          <w:p w14:paraId="78AC51DB" w14:textId="14124E5D" w:rsidR="000E1440" w:rsidRDefault="000E1440" w:rsidP="000E1440">
            <w:pPr>
              <w:spacing w:line="360" w:lineRule="auto"/>
              <w:jc w:val="center"/>
              <w:rPr>
                <w:rStyle w:val="selectable"/>
                <w:rFonts w:eastAsia="Times New Roman" w:cs="Times New Roman"/>
              </w:rPr>
            </w:pPr>
            <w:r>
              <w:rPr>
                <w:rFonts w:eastAsia="Times New Roman" w:cs="Times New Roman"/>
                <w:noProof/>
                <w:lang w:val="en-US"/>
              </w:rPr>
              <w:drawing>
                <wp:inline distT="0" distB="0" distL="0" distR="0" wp14:anchorId="1D54F31F" wp14:editId="5359C148">
                  <wp:extent cx="5045075" cy="2984500"/>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lingSimulation.jpg"/>
                          <pic:cNvPicPr/>
                        </pic:nvPicPr>
                        <pic:blipFill>
                          <a:blip r:embed="rId23">
                            <a:extLst>
                              <a:ext uri="{28A0092B-C50C-407E-A947-70E740481C1C}">
                                <a14:useLocalDpi xmlns:a14="http://schemas.microsoft.com/office/drawing/2010/main" val="0"/>
                              </a:ext>
                            </a:extLst>
                          </a:blip>
                          <a:stretch>
                            <a:fillRect/>
                          </a:stretch>
                        </pic:blipFill>
                        <pic:spPr>
                          <a:xfrm>
                            <a:off x="0" y="0"/>
                            <a:ext cx="5045075" cy="2984500"/>
                          </a:xfrm>
                          <a:prstGeom prst="rect">
                            <a:avLst/>
                          </a:prstGeom>
                        </pic:spPr>
                      </pic:pic>
                    </a:graphicData>
                  </a:graphic>
                </wp:inline>
              </w:drawing>
            </w:r>
          </w:p>
        </w:tc>
      </w:tr>
      <w:tr w:rsidR="000E1440" w14:paraId="569DE75A" w14:textId="77777777" w:rsidTr="000E1440">
        <w:tc>
          <w:tcPr>
            <w:tcW w:w="8161" w:type="dxa"/>
          </w:tcPr>
          <w:p w14:paraId="2E498C73" w14:textId="44B124C2" w:rsidR="000E1440" w:rsidRPr="000E1440" w:rsidRDefault="005829DC" w:rsidP="005829DC">
            <w:pPr>
              <w:spacing w:line="360" w:lineRule="auto"/>
              <w:jc w:val="center"/>
              <w:rPr>
                <w:rStyle w:val="selectable"/>
                <w:rFonts w:eastAsia="Times New Roman" w:cs="Times New Roman"/>
                <w:i/>
                <w:sz w:val="22"/>
                <w:szCs w:val="22"/>
              </w:rPr>
            </w:pPr>
            <w:r>
              <w:rPr>
                <w:rStyle w:val="selectable"/>
                <w:rFonts w:eastAsia="Times New Roman" w:cs="Times New Roman"/>
                <w:i/>
                <w:sz w:val="22"/>
                <w:szCs w:val="22"/>
              </w:rPr>
              <w:t>Fig.</w:t>
            </w:r>
            <w:r w:rsidR="00C632AE">
              <w:rPr>
                <w:rStyle w:val="selectable"/>
                <w:rFonts w:eastAsia="Times New Roman" w:cs="Times New Roman"/>
                <w:i/>
                <w:sz w:val="22"/>
                <w:szCs w:val="22"/>
              </w:rPr>
              <w:t>X.12</w:t>
            </w:r>
            <w:r>
              <w:rPr>
                <w:rStyle w:val="selectable"/>
                <w:rFonts w:eastAsia="Times New Roman" w:cs="Times New Roman"/>
                <w:i/>
                <w:sz w:val="22"/>
                <w:szCs w:val="22"/>
              </w:rPr>
              <w:t xml:space="preserve"> Modelling graphical user interface of quad-</w:t>
            </w:r>
            <w:r w:rsidR="000E1440" w:rsidRPr="000E1440">
              <w:rPr>
                <w:rStyle w:val="selectable"/>
                <w:rFonts w:eastAsia="Times New Roman" w:cs="Times New Roman"/>
                <w:i/>
                <w:sz w:val="22"/>
                <w:szCs w:val="22"/>
              </w:rPr>
              <w:t xml:space="preserve">copter simulation </w:t>
            </w:r>
            <w:r>
              <w:rPr>
                <w:rStyle w:val="selectable"/>
                <w:rFonts w:eastAsia="Times New Roman" w:cs="Times New Roman"/>
                <w:i/>
                <w:sz w:val="22"/>
                <w:szCs w:val="22"/>
              </w:rPr>
              <w:t xml:space="preserve">using </w:t>
            </w:r>
            <w:r w:rsidR="000E1440" w:rsidRPr="000E1440">
              <w:rPr>
                <w:rStyle w:val="selectable"/>
                <w:rFonts w:eastAsia="Times New Roman" w:cs="Times New Roman"/>
                <w:i/>
                <w:sz w:val="22"/>
                <w:szCs w:val="22"/>
              </w:rPr>
              <w:t>(</w:t>
            </w:r>
            <w:ins w:id="199" w:author="Angelos Plastropoulos" w:date="2015-07-13T18:15:00Z">
              <w:r w:rsidR="008918A4">
                <w:rPr>
                  <w:rStyle w:val="selectable"/>
                  <w:rFonts w:eastAsia="Times New Roman" w:cs="Times New Roman"/>
                  <w:i/>
                  <w:sz w:val="22"/>
                  <w:szCs w:val="22"/>
                </w:rPr>
                <w:t xml:space="preserve">image </w:t>
              </w:r>
            </w:ins>
            <w:ins w:id="200" w:author="Angelos Plastropoulos" w:date="2015-07-13T18:16:00Z">
              <w:r w:rsidR="008918A4">
                <w:rPr>
                  <w:rStyle w:val="selectable"/>
                  <w:rFonts w:eastAsia="Times New Roman" w:cs="Times New Roman"/>
                  <w:i/>
                  <w:sz w:val="22"/>
                  <w:szCs w:val="22"/>
                </w:rPr>
                <w:t xml:space="preserve">from </w:t>
              </w:r>
            </w:ins>
            <w:r w:rsidR="000E1440" w:rsidRPr="000E1440">
              <w:rPr>
                <w:rStyle w:val="selectable"/>
                <w:rFonts w:eastAsia="Times New Roman" w:cs="Times New Roman"/>
                <w:i/>
                <w:sz w:val="22"/>
                <w:szCs w:val="22"/>
              </w:rPr>
              <w:t>Hartman et al., 2014)</w:t>
            </w:r>
          </w:p>
        </w:tc>
      </w:tr>
    </w:tbl>
    <w:p w14:paraId="671DA58D" w14:textId="77777777" w:rsidR="000E1440" w:rsidRPr="00E47255" w:rsidRDefault="000E1440" w:rsidP="000E1440">
      <w:pPr>
        <w:spacing w:line="360" w:lineRule="auto"/>
        <w:jc w:val="center"/>
        <w:rPr>
          <w:rStyle w:val="selectable"/>
          <w:rFonts w:eastAsia="Times New Roman" w:cs="Times New Roman"/>
        </w:rPr>
      </w:pPr>
    </w:p>
    <w:sectPr w:rsidR="000E1440" w:rsidRPr="00E47255" w:rsidSect="00F36EA2">
      <w:headerReference w:type="default" r:id="rId24"/>
      <w:footerReference w:type="default" r:id="rId25"/>
      <w:pgSz w:w="11900" w:h="16840"/>
      <w:pgMar w:top="1440" w:right="1800" w:bottom="1440" w:left="2155"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2C833A" w14:textId="77777777" w:rsidR="00A30609" w:rsidRDefault="00A30609" w:rsidP="002D2006">
      <w:r>
        <w:separator/>
      </w:r>
    </w:p>
  </w:endnote>
  <w:endnote w:type="continuationSeparator" w:id="0">
    <w:p w14:paraId="3C58940C" w14:textId="77777777" w:rsidR="00A30609" w:rsidRDefault="00A30609" w:rsidP="002D2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33C1D1" w14:textId="51B12C0E" w:rsidR="00A30609" w:rsidRPr="002D2006" w:rsidRDefault="00A30609" w:rsidP="002D2006">
    <w:pPr>
      <w:pStyle w:val="Footer"/>
      <w:pBdr>
        <w:top w:val="single" w:sz="4" w:space="1" w:color="auto"/>
      </w:pBdr>
      <w:rPr>
        <w:sz w:val="20"/>
        <w:szCs w:val="20"/>
      </w:rPr>
    </w:pPr>
    <w:r w:rsidRPr="002D2006">
      <w:rPr>
        <w:sz w:val="20"/>
        <w:szCs w:val="20"/>
      </w:rPr>
      <w:t>Angelos Plastropoulos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48E4D0" w14:textId="77777777" w:rsidR="00A30609" w:rsidRDefault="00A30609" w:rsidP="002D2006">
      <w:r>
        <w:separator/>
      </w:r>
    </w:p>
  </w:footnote>
  <w:footnote w:type="continuationSeparator" w:id="0">
    <w:p w14:paraId="1A84B012" w14:textId="77777777" w:rsidR="00A30609" w:rsidRDefault="00A30609" w:rsidP="002D20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F951E" w14:textId="07730467" w:rsidR="00A30609" w:rsidRDefault="00A30609" w:rsidP="0017526C">
    <w:pPr>
      <w:pStyle w:val="Header"/>
      <w:pBdr>
        <w:bottom w:val="single" w:sz="4" w:space="1" w:color="auto"/>
      </w:pBdr>
      <w:jc w:val="right"/>
    </w:pPr>
    <w:r>
      <w:rPr>
        <w:sz w:val="20"/>
        <w:szCs w:val="20"/>
      </w:rPr>
      <w:t>Literature review (draft 0.</w:t>
    </w:r>
    <w:ins w:id="201" w:author="Angelos Plastropoulos" w:date="2015-07-13T17:44:00Z">
      <w:r>
        <w:rPr>
          <w:sz w:val="20"/>
          <w:szCs w:val="20"/>
        </w:rPr>
        <w:t>4</w:t>
      </w:r>
    </w:ins>
    <w:r>
      <w:rPr>
        <w:sz w:val="20"/>
        <w:szCs w:val="20"/>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895ADB"/>
    <w:multiLevelType w:val="hybridMultilevel"/>
    <w:tmpl w:val="D722EA90"/>
    <w:lvl w:ilvl="0" w:tplc="5FCEF5D0">
      <w:start w:val="1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revisionView w:markup="0" w:comments="0" w:insDel="0" w:formatting="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604"/>
    <w:rsid w:val="00007B55"/>
    <w:rsid w:val="00035E95"/>
    <w:rsid w:val="00046206"/>
    <w:rsid w:val="00064C45"/>
    <w:rsid w:val="00075F49"/>
    <w:rsid w:val="00097BA0"/>
    <w:rsid w:val="000B4D75"/>
    <w:rsid w:val="000B51F9"/>
    <w:rsid w:val="000B6DAC"/>
    <w:rsid w:val="000E1440"/>
    <w:rsid w:val="00100202"/>
    <w:rsid w:val="00103802"/>
    <w:rsid w:val="00105604"/>
    <w:rsid w:val="00134362"/>
    <w:rsid w:val="0014316A"/>
    <w:rsid w:val="00151594"/>
    <w:rsid w:val="00161DAE"/>
    <w:rsid w:val="0017135B"/>
    <w:rsid w:val="0017526C"/>
    <w:rsid w:val="0018703E"/>
    <w:rsid w:val="001A7E75"/>
    <w:rsid w:val="001D56DE"/>
    <w:rsid w:val="001E38A7"/>
    <w:rsid w:val="001F2982"/>
    <w:rsid w:val="00227DD0"/>
    <w:rsid w:val="00237432"/>
    <w:rsid w:val="00272F40"/>
    <w:rsid w:val="00275001"/>
    <w:rsid w:val="00293C66"/>
    <w:rsid w:val="002B147A"/>
    <w:rsid w:val="002C2105"/>
    <w:rsid w:val="002D2006"/>
    <w:rsid w:val="002D20E5"/>
    <w:rsid w:val="002E6D2B"/>
    <w:rsid w:val="00311D1E"/>
    <w:rsid w:val="003414EB"/>
    <w:rsid w:val="0036680A"/>
    <w:rsid w:val="003762D5"/>
    <w:rsid w:val="00382020"/>
    <w:rsid w:val="003B21DD"/>
    <w:rsid w:val="003B3B18"/>
    <w:rsid w:val="003C163B"/>
    <w:rsid w:val="003D0772"/>
    <w:rsid w:val="003F0786"/>
    <w:rsid w:val="003F0FE4"/>
    <w:rsid w:val="00403CE3"/>
    <w:rsid w:val="0044641B"/>
    <w:rsid w:val="00475AE3"/>
    <w:rsid w:val="00475F54"/>
    <w:rsid w:val="00484467"/>
    <w:rsid w:val="00486255"/>
    <w:rsid w:val="004C2EAF"/>
    <w:rsid w:val="00513378"/>
    <w:rsid w:val="00525532"/>
    <w:rsid w:val="00545653"/>
    <w:rsid w:val="00546BED"/>
    <w:rsid w:val="0055465F"/>
    <w:rsid w:val="00554B09"/>
    <w:rsid w:val="00556CA2"/>
    <w:rsid w:val="005635BD"/>
    <w:rsid w:val="005637C3"/>
    <w:rsid w:val="00574377"/>
    <w:rsid w:val="005808C7"/>
    <w:rsid w:val="005829DC"/>
    <w:rsid w:val="00583EAC"/>
    <w:rsid w:val="005A7B67"/>
    <w:rsid w:val="005C6B6F"/>
    <w:rsid w:val="00611F4C"/>
    <w:rsid w:val="00644142"/>
    <w:rsid w:val="00655952"/>
    <w:rsid w:val="006742C3"/>
    <w:rsid w:val="00682E0E"/>
    <w:rsid w:val="0069166E"/>
    <w:rsid w:val="006A339A"/>
    <w:rsid w:val="006C4313"/>
    <w:rsid w:val="006C62B0"/>
    <w:rsid w:val="006D0CAA"/>
    <w:rsid w:val="00782563"/>
    <w:rsid w:val="007909AE"/>
    <w:rsid w:val="007B2E39"/>
    <w:rsid w:val="007B65F5"/>
    <w:rsid w:val="00803CCA"/>
    <w:rsid w:val="00805E6D"/>
    <w:rsid w:val="00813486"/>
    <w:rsid w:val="008426BB"/>
    <w:rsid w:val="0084456E"/>
    <w:rsid w:val="00851DD4"/>
    <w:rsid w:val="00867329"/>
    <w:rsid w:val="00871B2C"/>
    <w:rsid w:val="00884731"/>
    <w:rsid w:val="008918A4"/>
    <w:rsid w:val="008A70CC"/>
    <w:rsid w:val="008F5E46"/>
    <w:rsid w:val="00934285"/>
    <w:rsid w:val="00981ACB"/>
    <w:rsid w:val="009858BC"/>
    <w:rsid w:val="0099699D"/>
    <w:rsid w:val="009B2FE5"/>
    <w:rsid w:val="00A04E91"/>
    <w:rsid w:val="00A05F89"/>
    <w:rsid w:val="00A1628D"/>
    <w:rsid w:val="00A27EFA"/>
    <w:rsid w:val="00A30609"/>
    <w:rsid w:val="00A334BE"/>
    <w:rsid w:val="00A40388"/>
    <w:rsid w:val="00A4164D"/>
    <w:rsid w:val="00A83F94"/>
    <w:rsid w:val="00A94C60"/>
    <w:rsid w:val="00AB27EC"/>
    <w:rsid w:val="00B154B7"/>
    <w:rsid w:val="00B2464E"/>
    <w:rsid w:val="00B3137B"/>
    <w:rsid w:val="00B46DA2"/>
    <w:rsid w:val="00B63963"/>
    <w:rsid w:val="00B7749E"/>
    <w:rsid w:val="00BB4563"/>
    <w:rsid w:val="00BC565E"/>
    <w:rsid w:val="00BC56E4"/>
    <w:rsid w:val="00BC77E1"/>
    <w:rsid w:val="00BE03C1"/>
    <w:rsid w:val="00BE03CA"/>
    <w:rsid w:val="00BE5EC3"/>
    <w:rsid w:val="00BF1B63"/>
    <w:rsid w:val="00C17A6F"/>
    <w:rsid w:val="00C34704"/>
    <w:rsid w:val="00C632AE"/>
    <w:rsid w:val="00C83686"/>
    <w:rsid w:val="00CA1F0C"/>
    <w:rsid w:val="00CC39E7"/>
    <w:rsid w:val="00CC743F"/>
    <w:rsid w:val="00CE35DE"/>
    <w:rsid w:val="00D51168"/>
    <w:rsid w:val="00D55E75"/>
    <w:rsid w:val="00D64B6B"/>
    <w:rsid w:val="00D66C37"/>
    <w:rsid w:val="00DA2CF6"/>
    <w:rsid w:val="00DA401F"/>
    <w:rsid w:val="00DB19C5"/>
    <w:rsid w:val="00DB2F8C"/>
    <w:rsid w:val="00E0114F"/>
    <w:rsid w:val="00E13B65"/>
    <w:rsid w:val="00E14332"/>
    <w:rsid w:val="00E14913"/>
    <w:rsid w:val="00E21DD2"/>
    <w:rsid w:val="00E244DA"/>
    <w:rsid w:val="00E47255"/>
    <w:rsid w:val="00E53892"/>
    <w:rsid w:val="00E542AB"/>
    <w:rsid w:val="00E75E33"/>
    <w:rsid w:val="00EA0058"/>
    <w:rsid w:val="00EC49E6"/>
    <w:rsid w:val="00F16307"/>
    <w:rsid w:val="00F36EA2"/>
    <w:rsid w:val="00F55CB8"/>
    <w:rsid w:val="00FA5320"/>
    <w:rsid w:val="00FB166F"/>
    <w:rsid w:val="00FB2B3F"/>
    <w:rsid w:val="00FC5D91"/>
    <w:rsid w:val="00FD4AC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1149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
    <w:name w:val="selectable"/>
    <w:basedOn w:val="DefaultParagraphFont"/>
    <w:rsid w:val="00A334BE"/>
  </w:style>
  <w:style w:type="paragraph" w:styleId="Header">
    <w:name w:val="header"/>
    <w:basedOn w:val="Normal"/>
    <w:link w:val="HeaderChar"/>
    <w:uiPriority w:val="99"/>
    <w:unhideWhenUsed/>
    <w:rsid w:val="002D2006"/>
    <w:pPr>
      <w:tabs>
        <w:tab w:val="center" w:pos="4320"/>
        <w:tab w:val="right" w:pos="8640"/>
      </w:tabs>
    </w:pPr>
  </w:style>
  <w:style w:type="character" w:customStyle="1" w:styleId="HeaderChar">
    <w:name w:val="Header Char"/>
    <w:basedOn w:val="DefaultParagraphFont"/>
    <w:link w:val="Header"/>
    <w:uiPriority w:val="99"/>
    <w:rsid w:val="002D2006"/>
  </w:style>
  <w:style w:type="paragraph" w:styleId="Footer">
    <w:name w:val="footer"/>
    <w:basedOn w:val="Normal"/>
    <w:link w:val="FooterChar"/>
    <w:uiPriority w:val="99"/>
    <w:unhideWhenUsed/>
    <w:rsid w:val="002D2006"/>
    <w:pPr>
      <w:tabs>
        <w:tab w:val="center" w:pos="4320"/>
        <w:tab w:val="right" w:pos="8640"/>
      </w:tabs>
    </w:pPr>
  </w:style>
  <w:style w:type="character" w:customStyle="1" w:styleId="FooterChar">
    <w:name w:val="Footer Char"/>
    <w:basedOn w:val="DefaultParagraphFont"/>
    <w:link w:val="Footer"/>
    <w:uiPriority w:val="99"/>
    <w:rsid w:val="002D2006"/>
  </w:style>
  <w:style w:type="table" w:styleId="TableGrid">
    <w:name w:val="Table Grid"/>
    <w:basedOn w:val="TableNormal"/>
    <w:uiPriority w:val="59"/>
    <w:rsid w:val="00007B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07B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B55"/>
    <w:rPr>
      <w:rFonts w:ascii="Lucida Grande" w:hAnsi="Lucida Grande" w:cs="Lucida Grande"/>
      <w:sz w:val="18"/>
      <w:szCs w:val="18"/>
    </w:rPr>
  </w:style>
  <w:style w:type="character" w:styleId="Hyperlink">
    <w:name w:val="Hyperlink"/>
    <w:basedOn w:val="DefaultParagraphFont"/>
    <w:uiPriority w:val="99"/>
    <w:unhideWhenUsed/>
    <w:rsid w:val="0014316A"/>
    <w:rPr>
      <w:color w:val="0000FF" w:themeColor="hyperlink"/>
      <w:u w:val="single"/>
    </w:rPr>
  </w:style>
  <w:style w:type="paragraph" w:styleId="ListParagraph">
    <w:name w:val="List Paragraph"/>
    <w:basedOn w:val="Normal"/>
    <w:uiPriority w:val="34"/>
    <w:qFormat/>
    <w:rsid w:val="00574377"/>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
    <w:name w:val="selectable"/>
    <w:basedOn w:val="DefaultParagraphFont"/>
    <w:rsid w:val="00A334BE"/>
  </w:style>
  <w:style w:type="paragraph" w:styleId="Header">
    <w:name w:val="header"/>
    <w:basedOn w:val="Normal"/>
    <w:link w:val="HeaderChar"/>
    <w:uiPriority w:val="99"/>
    <w:unhideWhenUsed/>
    <w:rsid w:val="002D2006"/>
    <w:pPr>
      <w:tabs>
        <w:tab w:val="center" w:pos="4320"/>
        <w:tab w:val="right" w:pos="8640"/>
      </w:tabs>
    </w:pPr>
  </w:style>
  <w:style w:type="character" w:customStyle="1" w:styleId="HeaderChar">
    <w:name w:val="Header Char"/>
    <w:basedOn w:val="DefaultParagraphFont"/>
    <w:link w:val="Header"/>
    <w:uiPriority w:val="99"/>
    <w:rsid w:val="002D2006"/>
  </w:style>
  <w:style w:type="paragraph" w:styleId="Footer">
    <w:name w:val="footer"/>
    <w:basedOn w:val="Normal"/>
    <w:link w:val="FooterChar"/>
    <w:uiPriority w:val="99"/>
    <w:unhideWhenUsed/>
    <w:rsid w:val="002D2006"/>
    <w:pPr>
      <w:tabs>
        <w:tab w:val="center" w:pos="4320"/>
        <w:tab w:val="right" w:pos="8640"/>
      </w:tabs>
    </w:pPr>
  </w:style>
  <w:style w:type="character" w:customStyle="1" w:styleId="FooterChar">
    <w:name w:val="Footer Char"/>
    <w:basedOn w:val="DefaultParagraphFont"/>
    <w:link w:val="Footer"/>
    <w:uiPriority w:val="99"/>
    <w:rsid w:val="002D2006"/>
  </w:style>
  <w:style w:type="table" w:styleId="TableGrid">
    <w:name w:val="Table Grid"/>
    <w:basedOn w:val="TableNormal"/>
    <w:uiPriority w:val="59"/>
    <w:rsid w:val="00007B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07B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B55"/>
    <w:rPr>
      <w:rFonts w:ascii="Lucida Grande" w:hAnsi="Lucida Grande" w:cs="Lucida Grande"/>
      <w:sz w:val="18"/>
      <w:szCs w:val="18"/>
    </w:rPr>
  </w:style>
  <w:style w:type="character" w:styleId="Hyperlink">
    <w:name w:val="Hyperlink"/>
    <w:basedOn w:val="DefaultParagraphFont"/>
    <w:uiPriority w:val="99"/>
    <w:unhideWhenUsed/>
    <w:rsid w:val="0014316A"/>
    <w:rPr>
      <w:color w:val="0000FF" w:themeColor="hyperlink"/>
      <w:u w:val="single"/>
    </w:rPr>
  </w:style>
  <w:style w:type="paragraph" w:styleId="ListParagraph">
    <w:name w:val="List Paragraph"/>
    <w:basedOn w:val="Normal"/>
    <w:uiPriority w:val="34"/>
    <w:qFormat/>
    <w:rsid w:val="005743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64687">
      <w:bodyDiv w:val="1"/>
      <w:marLeft w:val="0"/>
      <w:marRight w:val="0"/>
      <w:marTop w:val="0"/>
      <w:marBottom w:val="0"/>
      <w:divBdr>
        <w:top w:val="none" w:sz="0" w:space="0" w:color="auto"/>
        <w:left w:val="none" w:sz="0" w:space="0" w:color="auto"/>
        <w:bottom w:val="none" w:sz="0" w:space="0" w:color="auto"/>
        <w:right w:val="none" w:sz="0" w:space="0" w:color="auto"/>
      </w:divBdr>
      <w:divsChild>
        <w:div w:id="519003848">
          <w:marLeft w:val="0"/>
          <w:marRight w:val="0"/>
          <w:marTop w:val="0"/>
          <w:marBottom w:val="0"/>
          <w:divBdr>
            <w:top w:val="none" w:sz="0" w:space="0" w:color="auto"/>
            <w:left w:val="none" w:sz="0" w:space="0" w:color="auto"/>
            <w:bottom w:val="none" w:sz="0" w:space="0" w:color="auto"/>
            <w:right w:val="none" w:sz="0" w:space="0" w:color="auto"/>
          </w:divBdr>
        </w:div>
        <w:div w:id="1219979528">
          <w:marLeft w:val="0"/>
          <w:marRight w:val="0"/>
          <w:marTop w:val="0"/>
          <w:marBottom w:val="0"/>
          <w:divBdr>
            <w:top w:val="none" w:sz="0" w:space="0" w:color="auto"/>
            <w:left w:val="none" w:sz="0" w:space="0" w:color="auto"/>
            <w:bottom w:val="none" w:sz="0" w:space="0" w:color="auto"/>
            <w:right w:val="none" w:sz="0" w:space="0" w:color="auto"/>
          </w:divBdr>
        </w:div>
      </w:divsChild>
    </w:div>
    <w:div w:id="218710003">
      <w:bodyDiv w:val="1"/>
      <w:marLeft w:val="0"/>
      <w:marRight w:val="0"/>
      <w:marTop w:val="0"/>
      <w:marBottom w:val="0"/>
      <w:divBdr>
        <w:top w:val="none" w:sz="0" w:space="0" w:color="auto"/>
        <w:left w:val="none" w:sz="0" w:space="0" w:color="auto"/>
        <w:bottom w:val="none" w:sz="0" w:space="0" w:color="auto"/>
        <w:right w:val="none" w:sz="0" w:space="0" w:color="auto"/>
      </w:divBdr>
    </w:div>
    <w:div w:id="315106300">
      <w:bodyDiv w:val="1"/>
      <w:marLeft w:val="0"/>
      <w:marRight w:val="0"/>
      <w:marTop w:val="0"/>
      <w:marBottom w:val="0"/>
      <w:divBdr>
        <w:top w:val="none" w:sz="0" w:space="0" w:color="auto"/>
        <w:left w:val="none" w:sz="0" w:space="0" w:color="auto"/>
        <w:bottom w:val="none" w:sz="0" w:space="0" w:color="auto"/>
        <w:right w:val="none" w:sz="0" w:space="0" w:color="auto"/>
      </w:divBdr>
    </w:div>
    <w:div w:id="822545859">
      <w:bodyDiv w:val="1"/>
      <w:marLeft w:val="0"/>
      <w:marRight w:val="0"/>
      <w:marTop w:val="0"/>
      <w:marBottom w:val="0"/>
      <w:divBdr>
        <w:top w:val="none" w:sz="0" w:space="0" w:color="auto"/>
        <w:left w:val="none" w:sz="0" w:space="0" w:color="auto"/>
        <w:bottom w:val="none" w:sz="0" w:space="0" w:color="auto"/>
        <w:right w:val="none" w:sz="0" w:space="0" w:color="auto"/>
      </w:divBdr>
    </w:div>
    <w:div w:id="824475103">
      <w:bodyDiv w:val="1"/>
      <w:marLeft w:val="0"/>
      <w:marRight w:val="0"/>
      <w:marTop w:val="0"/>
      <w:marBottom w:val="0"/>
      <w:divBdr>
        <w:top w:val="none" w:sz="0" w:space="0" w:color="auto"/>
        <w:left w:val="none" w:sz="0" w:space="0" w:color="auto"/>
        <w:bottom w:val="none" w:sz="0" w:space="0" w:color="auto"/>
        <w:right w:val="none" w:sz="0" w:space="0" w:color="auto"/>
      </w:divBdr>
      <w:divsChild>
        <w:div w:id="1616718683">
          <w:marLeft w:val="0"/>
          <w:marRight w:val="0"/>
          <w:marTop w:val="0"/>
          <w:marBottom w:val="0"/>
          <w:divBdr>
            <w:top w:val="none" w:sz="0" w:space="0" w:color="auto"/>
            <w:left w:val="none" w:sz="0" w:space="0" w:color="auto"/>
            <w:bottom w:val="none" w:sz="0" w:space="0" w:color="auto"/>
            <w:right w:val="none" w:sz="0" w:space="0" w:color="auto"/>
          </w:divBdr>
        </w:div>
        <w:div w:id="1346130232">
          <w:marLeft w:val="0"/>
          <w:marRight w:val="0"/>
          <w:marTop w:val="0"/>
          <w:marBottom w:val="0"/>
          <w:divBdr>
            <w:top w:val="none" w:sz="0" w:space="0" w:color="auto"/>
            <w:left w:val="none" w:sz="0" w:space="0" w:color="auto"/>
            <w:bottom w:val="none" w:sz="0" w:space="0" w:color="auto"/>
            <w:right w:val="none" w:sz="0" w:space="0" w:color="auto"/>
          </w:divBdr>
        </w:div>
        <w:div w:id="1771585274">
          <w:marLeft w:val="0"/>
          <w:marRight w:val="0"/>
          <w:marTop w:val="0"/>
          <w:marBottom w:val="0"/>
          <w:divBdr>
            <w:top w:val="none" w:sz="0" w:space="0" w:color="auto"/>
            <w:left w:val="none" w:sz="0" w:space="0" w:color="auto"/>
            <w:bottom w:val="none" w:sz="0" w:space="0" w:color="auto"/>
            <w:right w:val="none" w:sz="0" w:space="0" w:color="auto"/>
          </w:divBdr>
        </w:div>
        <w:div w:id="172185580">
          <w:marLeft w:val="0"/>
          <w:marRight w:val="0"/>
          <w:marTop w:val="0"/>
          <w:marBottom w:val="0"/>
          <w:divBdr>
            <w:top w:val="none" w:sz="0" w:space="0" w:color="auto"/>
            <w:left w:val="none" w:sz="0" w:space="0" w:color="auto"/>
            <w:bottom w:val="none" w:sz="0" w:space="0" w:color="auto"/>
            <w:right w:val="none" w:sz="0" w:space="0" w:color="auto"/>
          </w:divBdr>
        </w:div>
        <w:div w:id="323435725">
          <w:marLeft w:val="0"/>
          <w:marRight w:val="0"/>
          <w:marTop w:val="0"/>
          <w:marBottom w:val="0"/>
          <w:divBdr>
            <w:top w:val="none" w:sz="0" w:space="0" w:color="auto"/>
            <w:left w:val="none" w:sz="0" w:space="0" w:color="auto"/>
            <w:bottom w:val="none" w:sz="0" w:space="0" w:color="auto"/>
            <w:right w:val="none" w:sz="0" w:space="0" w:color="auto"/>
          </w:divBdr>
        </w:div>
      </w:divsChild>
    </w:div>
    <w:div w:id="878128356">
      <w:bodyDiv w:val="1"/>
      <w:marLeft w:val="0"/>
      <w:marRight w:val="0"/>
      <w:marTop w:val="0"/>
      <w:marBottom w:val="0"/>
      <w:divBdr>
        <w:top w:val="none" w:sz="0" w:space="0" w:color="auto"/>
        <w:left w:val="none" w:sz="0" w:space="0" w:color="auto"/>
        <w:bottom w:val="none" w:sz="0" w:space="0" w:color="auto"/>
        <w:right w:val="none" w:sz="0" w:space="0" w:color="auto"/>
      </w:divBdr>
    </w:div>
    <w:div w:id="911164076">
      <w:bodyDiv w:val="1"/>
      <w:marLeft w:val="0"/>
      <w:marRight w:val="0"/>
      <w:marTop w:val="0"/>
      <w:marBottom w:val="0"/>
      <w:divBdr>
        <w:top w:val="none" w:sz="0" w:space="0" w:color="auto"/>
        <w:left w:val="none" w:sz="0" w:space="0" w:color="auto"/>
        <w:bottom w:val="none" w:sz="0" w:space="0" w:color="auto"/>
        <w:right w:val="none" w:sz="0" w:space="0" w:color="auto"/>
      </w:divBdr>
      <w:divsChild>
        <w:div w:id="80295287">
          <w:marLeft w:val="0"/>
          <w:marRight w:val="0"/>
          <w:marTop w:val="0"/>
          <w:marBottom w:val="0"/>
          <w:divBdr>
            <w:top w:val="none" w:sz="0" w:space="0" w:color="auto"/>
            <w:left w:val="none" w:sz="0" w:space="0" w:color="auto"/>
            <w:bottom w:val="none" w:sz="0" w:space="0" w:color="auto"/>
            <w:right w:val="none" w:sz="0" w:space="0" w:color="auto"/>
          </w:divBdr>
          <w:divsChild>
            <w:div w:id="231740040">
              <w:marLeft w:val="0"/>
              <w:marRight w:val="0"/>
              <w:marTop w:val="0"/>
              <w:marBottom w:val="0"/>
              <w:divBdr>
                <w:top w:val="none" w:sz="0" w:space="0" w:color="auto"/>
                <w:left w:val="none" w:sz="0" w:space="0" w:color="auto"/>
                <w:bottom w:val="none" w:sz="0" w:space="0" w:color="auto"/>
                <w:right w:val="none" w:sz="0" w:space="0" w:color="auto"/>
              </w:divBdr>
              <w:divsChild>
                <w:div w:id="1032802683">
                  <w:marLeft w:val="0"/>
                  <w:marRight w:val="0"/>
                  <w:marTop w:val="0"/>
                  <w:marBottom w:val="0"/>
                  <w:divBdr>
                    <w:top w:val="none" w:sz="0" w:space="0" w:color="auto"/>
                    <w:left w:val="none" w:sz="0" w:space="0" w:color="auto"/>
                    <w:bottom w:val="none" w:sz="0" w:space="0" w:color="auto"/>
                    <w:right w:val="none" w:sz="0" w:space="0" w:color="auto"/>
                  </w:divBdr>
                  <w:divsChild>
                    <w:div w:id="18932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452541">
      <w:bodyDiv w:val="1"/>
      <w:marLeft w:val="0"/>
      <w:marRight w:val="0"/>
      <w:marTop w:val="0"/>
      <w:marBottom w:val="0"/>
      <w:divBdr>
        <w:top w:val="none" w:sz="0" w:space="0" w:color="auto"/>
        <w:left w:val="none" w:sz="0" w:space="0" w:color="auto"/>
        <w:bottom w:val="none" w:sz="0" w:space="0" w:color="auto"/>
        <w:right w:val="none" w:sz="0" w:space="0" w:color="auto"/>
      </w:divBdr>
    </w:div>
    <w:div w:id="1071270761">
      <w:bodyDiv w:val="1"/>
      <w:marLeft w:val="0"/>
      <w:marRight w:val="0"/>
      <w:marTop w:val="0"/>
      <w:marBottom w:val="0"/>
      <w:divBdr>
        <w:top w:val="none" w:sz="0" w:space="0" w:color="auto"/>
        <w:left w:val="none" w:sz="0" w:space="0" w:color="auto"/>
        <w:bottom w:val="none" w:sz="0" w:space="0" w:color="auto"/>
        <w:right w:val="none" w:sz="0" w:space="0" w:color="auto"/>
      </w:divBdr>
    </w:div>
    <w:div w:id="1082868601">
      <w:bodyDiv w:val="1"/>
      <w:marLeft w:val="0"/>
      <w:marRight w:val="0"/>
      <w:marTop w:val="0"/>
      <w:marBottom w:val="0"/>
      <w:divBdr>
        <w:top w:val="none" w:sz="0" w:space="0" w:color="auto"/>
        <w:left w:val="none" w:sz="0" w:space="0" w:color="auto"/>
        <w:bottom w:val="none" w:sz="0" w:space="0" w:color="auto"/>
        <w:right w:val="none" w:sz="0" w:space="0" w:color="auto"/>
      </w:divBdr>
    </w:div>
    <w:div w:id="1162428870">
      <w:bodyDiv w:val="1"/>
      <w:marLeft w:val="0"/>
      <w:marRight w:val="0"/>
      <w:marTop w:val="0"/>
      <w:marBottom w:val="0"/>
      <w:divBdr>
        <w:top w:val="none" w:sz="0" w:space="0" w:color="auto"/>
        <w:left w:val="none" w:sz="0" w:space="0" w:color="auto"/>
        <w:bottom w:val="none" w:sz="0" w:space="0" w:color="auto"/>
        <w:right w:val="none" w:sz="0" w:space="0" w:color="auto"/>
      </w:divBdr>
    </w:div>
    <w:div w:id="1261140313">
      <w:bodyDiv w:val="1"/>
      <w:marLeft w:val="0"/>
      <w:marRight w:val="0"/>
      <w:marTop w:val="0"/>
      <w:marBottom w:val="0"/>
      <w:divBdr>
        <w:top w:val="none" w:sz="0" w:space="0" w:color="auto"/>
        <w:left w:val="none" w:sz="0" w:space="0" w:color="auto"/>
        <w:bottom w:val="none" w:sz="0" w:space="0" w:color="auto"/>
        <w:right w:val="none" w:sz="0" w:space="0" w:color="auto"/>
      </w:divBdr>
    </w:div>
    <w:div w:id="1390880414">
      <w:bodyDiv w:val="1"/>
      <w:marLeft w:val="0"/>
      <w:marRight w:val="0"/>
      <w:marTop w:val="0"/>
      <w:marBottom w:val="0"/>
      <w:divBdr>
        <w:top w:val="none" w:sz="0" w:space="0" w:color="auto"/>
        <w:left w:val="none" w:sz="0" w:space="0" w:color="auto"/>
        <w:bottom w:val="none" w:sz="0" w:space="0" w:color="auto"/>
        <w:right w:val="none" w:sz="0" w:space="0" w:color="auto"/>
      </w:divBdr>
    </w:div>
    <w:div w:id="1405299422">
      <w:bodyDiv w:val="1"/>
      <w:marLeft w:val="0"/>
      <w:marRight w:val="0"/>
      <w:marTop w:val="0"/>
      <w:marBottom w:val="0"/>
      <w:divBdr>
        <w:top w:val="none" w:sz="0" w:space="0" w:color="auto"/>
        <w:left w:val="none" w:sz="0" w:space="0" w:color="auto"/>
        <w:bottom w:val="none" w:sz="0" w:space="0" w:color="auto"/>
        <w:right w:val="none" w:sz="0" w:space="0" w:color="auto"/>
      </w:divBdr>
    </w:div>
    <w:div w:id="1422801336">
      <w:bodyDiv w:val="1"/>
      <w:marLeft w:val="0"/>
      <w:marRight w:val="0"/>
      <w:marTop w:val="0"/>
      <w:marBottom w:val="0"/>
      <w:divBdr>
        <w:top w:val="none" w:sz="0" w:space="0" w:color="auto"/>
        <w:left w:val="none" w:sz="0" w:space="0" w:color="auto"/>
        <w:bottom w:val="none" w:sz="0" w:space="0" w:color="auto"/>
        <w:right w:val="none" w:sz="0" w:space="0" w:color="auto"/>
      </w:divBdr>
      <w:divsChild>
        <w:div w:id="513376230">
          <w:marLeft w:val="0"/>
          <w:marRight w:val="0"/>
          <w:marTop w:val="0"/>
          <w:marBottom w:val="0"/>
          <w:divBdr>
            <w:top w:val="none" w:sz="0" w:space="0" w:color="auto"/>
            <w:left w:val="none" w:sz="0" w:space="0" w:color="auto"/>
            <w:bottom w:val="none" w:sz="0" w:space="0" w:color="auto"/>
            <w:right w:val="none" w:sz="0" w:space="0" w:color="auto"/>
          </w:divBdr>
          <w:divsChild>
            <w:div w:id="679165457">
              <w:marLeft w:val="0"/>
              <w:marRight w:val="0"/>
              <w:marTop w:val="0"/>
              <w:marBottom w:val="0"/>
              <w:divBdr>
                <w:top w:val="none" w:sz="0" w:space="0" w:color="auto"/>
                <w:left w:val="none" w:sz="0" w:space="0" w:color="auto"/>
                <w:bottom w:val="none" w:sz="0" w:space="0" w:color="auto"/>
                <w:right w:val="none" w:sz="0" w:space="0" w:color="auto"/>
              </w:divBdr>
              <w:divsChild>
                <w:div w:id="69039076">
                  <w:marLeft w:val="0"/>
                  <w:marRight w:val="0"/>
                  <w:marTop w:val="0"/>
                  <w:marBottom w:val="0"/>
                  <w:divBdr>
                    <w:top w:val="none" w:sz="0" w:space="0" w:color="auto"/>
                    <w:left w:val="none" w:sz="0" w:space="0" w:color="auto"/>
                    <w:bottom w:val="none" w:sz="0" w:space="0" w:color="auto"/>
                    <w:right w:val="none" w:sz="0" w:space="0" w:color="auto"/>
                  </w:divBdr>
                  <w:divsChild>
                    <w:div w:id="773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3880">
      <w:bodyDiv w:val="1"/>
      <w:marLeft w:val="0"/>
      <w:marRight w:val="0"/>
      <w:marTop w:val="0"/>
      <w:marBottom w:val="0"/>
      <w:divBdr>
        <w:top w:val="none" w:sz="0" w:space="0" w:color="auto"/>
        <w:left w:val="none" w:sz="0" w:space="0" w:color="auto"/>
        <w:bottom w:val="none" w:sz="0" w:space="0" w:color="auto"/>
        <w:right w:val="none" w:sz="0" w:space="0" w:color="auto"/>
      </w:divBdr>
      <w:divsChild>
        <w:div w:id="382219637">
          <w:marLeft w:val="0"/>
          <w:marRight w:val="0"/>
          <w:marTop w:val="0"/>
          <w:marBottom w:val="0"/>
          <w:divBdr>
            <w:top w:val="none" w:sz="0" w:space="0" w:color="auto"/>
            <w:left w:val="none" w:sz="0" w:space="0" w:color="auto"/>
            <w:bottom w:val="none" w:sz="0" w:space="0" w:color="auto"/>
            <w:right w:val="none" w:sz="0" w:space="0" w:color="auto"/>
          </w:divBdr>
          <w:divsChild>
            <w:div w:id="242378303">
              <w:marLeft w:val="0"/>
              <w:marRight w:val="0"/>
              <w:marTop w:val="0"/>
              <w:marBottom w:val="0"/>
              <w:divBdr>
                <w:top w:val="none" w:sz="0" w:space="0" w:color="auto"/>
                <w:left w:val="none" w:sz="0" w:space="0" w:color="auto"/>
                <w:bottom w:val="none" w:sz="0" w:space="0" w:color="auto"/>
                <w:right w:val="none" w:sz="0" w:space="0" w:color="auto"/>
              </w:divBdr>
              <w:divsChild>
                <w:div w:id="9386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929502">
      <w:bodyDiv w:val="1"/>
      <w:marLeft w:val="0"/>
      <w:marRight w:val="0"/>
      <w:marTop w:val="0"/>
      <w:marBottom w:val="0"/>
      <w:divBdr>
        <w:top w:val="none" w:sz="0" w:space="0" w:color="auto"/>
        <w:left w:val="none" w:sz="0" w:space="0" w:color="auto"/>
        <w:bottom w:val="none" w:sz="0" w:space="0" w:color="auto"/>
        <w:right w:val="none" w:sz="0" w:space="0" w:color="auto"/>
      </w:divBdr>
    </w:div>
    <w:div w:id="20894258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pulsedlight3d.com" TargetMode="External"/><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e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eg"/><Relationship Id="rId16" Type="http://schemas.openxmlformats.org/officeDocument/2006/relationships/image" Target="media/image8.jpg"/><Relationship Id="rId17" Type="http://schemas.openxmlformats.org/officeDocument/2006/relationships/image" Target="media/image9.jpe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file>

<file path=customXml/itemProps1.xml><?xml version="1.0" encoding="utf-8"?>
<ds:datastoreItem xmlns:ds="http://schemas.openxmlformats.org/officeDocument/2006/customXml" ds:itemID="{4EA18C64-33A0-CA47-9EF4-674A5EA29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5000</Words>
  <Characters>28500</Characters>
  <Application>Microsoft Macintosh Word</Application>
  <DocSecurity>0</DocSecurity>
  <Lines>237</Lines>
  <Paragraphs>66</Paragraphs>
  <ScaleCrop>false</ScaleCrop>
  <Company/>
  <LinksUpToDate>false</LinksUpToDate>
  <CharactersWithSpaces>33434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Angelos Plastropoulos</dc:creator>
  <cp:keywords/>
  <dc:description/>
  <cp:lastModifiedBy>Angelos Plastropoulos</cp:lastModifiedBy>
  <cp:revision>5</cp:revision>
  <dcterms:created xsi:type="dcterms:W3CDTF">2015-07-13T17:19:00Z</dcterms:created>
  <dcterms:modified xsi:type="dcterms:W3CDTF">2015-07-13T17:23:00Z</dcterms:modified>
</cp:coreProperties>
</file>